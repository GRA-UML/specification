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AE77C7" w14:textId="77777777" w:rsidR="000843F2" w:rsidRPr="00490B79" w:rsidRDefault="000843F2" w:rsidP="000843F2">
      <w:pPr>
        <w:spacing w:before="240"/>
        <w:contextualSpacing/>
        <w:jc w:val="center"/>
        <w:rPr>
          <w:rFonts w:ascii="Calibri" w:hAnsi="Calibri" w:cs="Calibri"/>
          <w:sz w:val="52"/>
          <w:szCs w:val="52"/>
        </w:rPr>
      </w:pPr>
      <w:bookmarkStart w:id="1" w:name="_GoBack"/>
      <w:r>
        <w:rPr>
          <w:rFonts w:ascii="Calibri" w:hAnsi="Calibri" w:cs="Calibri"/>
          <w:noProof/>
          <w:sz w:val="52"/>
          <w:szCs w:val="52"/>
          <w:lang w:val="en-GB" w:eastAsia="en-GB"/>
        </w:rPr>
        <w:drawing>
          <wp:inline distT="0" distB="0" distL="0" distR="0" wp14:anchorId="4E7F9AE2" wp14:editId="1065B1F6">
            <wp:extent cx="2235744" cy="16150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2349" cy="1619843"/>
                    </a:xfrm>
                    <a:prstGeom prst="rect">
                      <a:avLst/>
                    </a:prstGeom>
                    <a:noFill/>
                  </pic:spPr>
                </pic:pic>
              </a:graphicData>
            </a:graphic>
          </wp:inline>
        </w:drawing>
      </w:r>
    </w:p>
    <w:p w14:paraId="5A3605ED" w14:textId="77777777" w:rsidR="000843F2" w:rsidRDefault="000843F2" w:rsidP="000843F2">
      <w:pPr>
        <w:spacing w:before="240"/>
        <w:contextualSpacing/>
        <w:jc w:val="center"/>
        <w:rPr>
          <w:rFonts w:ascii="Calibri" w:hAnsi="Calibri" w:cs="Calibri"/>
          <w:b/>
          <w:i/>
          <w:color w:val="323E4F" w:themeColor="text2" w:themeShade="BF"/>
          <w:sz w:val="52"/>
          <w:szCs w:val="52"/>
        </w:rPr>
      </w:pPr>
    </w:p>
    <w:p w14:paraId="658E3FDE" w14:textId="7E89157F" w:rsidR="000843F2" w:rsidRDefault="00CD4099" w:rsidP="000843F2">
      <w:pPr>
        <w:spacing w:before="240"/>
        <w:contextualSpacing/>
        <w:jc w:val="center"/>
        <w:rPr>
          <w:rFonts w:ascii="Calibri" w:hAnsi="Calibri" w:cs="Calibri"/>
          <w:b/>
          <w:i/>
          <w:color w:val="323E4F" w:themeColor="text2" w:themeShade="BF"/>
          <w:sz w:val="52"/>
          <w:szCs w:val="52"/>
        </w:rPr>
      </w:pPr>
      <w:r>
        <w:rPr>
          <w:rFonts w:ascii="Calibri" w:hAnsi="Calibri" w:cs="Calibri"/>
          <w:b/>
          <w:i/>
          <w:color w:val="323E4F" w:themeColor="text2" w:themeShade="BF"/>
          <w:sz w:val="52"/>
          <w:szCs w:val="52"/>
        </w:rPr>
        <w:t xml:space="preserve">Metadata and Annotation </w:t>
      </w:r>
      <w:r w:rsidR="00C03B52">
        <w:rPr>
          <w:rFonts w:ascii="Calibri" w:hAnsi="Calibri" w:cs="Calibri"/>
          <w:b/>
          <w:i/>
          <w:color w:val="323E4F" w:themeColor="text2" w:themeShade="BF"/>
          <w:sz w:val="52"/>
          <w:szCs w:val="52"/>
        </w:rPr>
        <w:t xml:space="preserve">Two-Stage SSP </w:t>
      </w:r>
      <w:r>
        <w:rPr>
          <w:rFonts w:ascii="Calibri" w:hAnsi="Calibri" w:cs="Calibri"/>
          <w:b/>
          <w:i/>
          <w:color w:val="323E4F" w:themeColor="text2" w:themeShade="BF"/>
          <w:sz w:val="52"/>
          <w:szCs w:val="52"/>
        </w:rPr>
        <w:t>Provisioning</w:t>
      </w:r>
    </w:p>
    <w:p w14:paraId="1D3521A2" w14:textId="77777777" w:rsidR="003B1AB6" w:rsidRDefault="003B1AB6" w:rsidP="000843F2">
      <w:pPr>
        <w:spacing w:before="240"/>
        <w:contextualSpacing/>
        <w:jc w:val="center"/>
        <w:rPr>
          <w:rFonts w:ascii="Calibri" w:hAnsi="Calibri" w:cs="Calibri"/>
          <w:b/>
          <w:color w:val="323E4F" w:themeColor="text2" w:themeShade="BF"/>
          <w:sz w:val="52"/>
          <w:szCs w:val="52"/>
        </w:rPr>
      </w:pPr>
      <w:r>
        <w:rPr>
          <w:rFonts w:ascii="Calibri" w:hAnsi="Calibri" w:cs="Calibri"/>
          <w:b/>
          <w:i/>
          <w:color w:val="323E4F" w:themeColor="text2" w:themeShade="BF"/>
          <w:sz w:val="52"/>
          <w:szCs w:val="52"/>
        </w:rPr>
        <w:t>GRA-UML</w:t>
      </w:r>
    </w:p>
    <w:p w14:paraId="1A58129B" w14:textId="77777777" w:rsidR="000843F2" w:rsidRDefault="000843F2" w:rsidP="000843F2">
      <w:pPr>
        <w:spacing w:before="240"/>
        <w:contextualSpacing/>
        <w:jc w:val="center"/>
        <w:rPr>
          <w:rFonts w:ascii="Calibri" w:hAnsi="Calibri" w:cs="Calibri"/>
          <w:b/>
          <w:sz w:val="52"/>
          <w:szCs w:val="52"/>
          <w:lang w:val="fr-FR"/>
        </w:rPr>
      </w:pPr>
    </w:p>
    <w:p w14:paraId="3FCE741D" w14:textId="4F931151" w:rsidR="000843F2" w:rsidRDefault="000843F2" w:rsidP="000843F2">
      <w:pPr>
        <w:spacing w:before="240"/>
        <w:contextualSpacing/>
        <w:jc w:val="center"/>
        <w:rPr>
          <w:rFonts w:ascii="Calibri" w:hAnsi="Calibri" w:cs="Calibri"/>
          <w:b/>
          <w:sz w:val="52"/>
          <w:szCs w:val="52"/>
        </w:rPr>
      </w:pPr>
      <w:r>
        <w:rPr>
          <w:rFonts w:ascii="Calibri" w:hAnsi="Calibri" w:cs="Calibri"/>
          <w:b/>
          <w:sz w:val="52"/>
          <w:szCs w:val="52"/>
          <w:lang w:val="fr-FR"/>
        </w:rPr>
        <w:br/>
      </w:r>
    </w:p>
    <w:p w14:paraId="0DDCBA0D" w14:textId="0F18CC15" w:rsidR="000843F2" w:rsidRPr="007A692C" w:rsidRDefault="000843F2" w:rsidP="000843F2">
      <w:pPr>
        <w:spacing w:before="240"/>
        <w:contextualSpacing/>
        <w:jc w:val="center"/>
        <w:rPr>
          <w:rFonts w:ascii="Calibri" w:hAnsi="Calibri" w:cs="Calibri"/>
          <w:b/>
          <w:sz w:val="44"/>
          <w:szCs w:val="44"/>
          <w:lang w:val="fr-FR"/>
        </w:rPr>
      </w:pPr>
      <w:r w:rsidRPr="007A692C">
        <w:rPr>
          <w:rFonts w:ascii="Calibri" w:hAnsi="Calibri" w:cs="Calibri"/>
          <w:b/>
          <w:sz w:val="44"/>
          <w:szCs w:val="44"/>
          <w:lang w:val="fr-FR"/>
        </w:rPr>
        <w:br/>
        <w:t>Version</w:t>
      </w:r>
      <w:r>
        <w:rPr>
          <w:rFonts w:ascii="Calibri" w:hAnsi="Calibri" w:cs="Calibri"/>
          <w:b/>
          <w:sz w:val="44"/>
          <w:szCs w:val="44"/>
          <w:lang w:val="fr-FR"/>
        </w:rPr>
        <w:t xml:space="preserve"> 0.</w:t>
      </w:r>
      <w:del w:id="2" w:author="Steve Cook" w:date="2014-05-30T09:25:00Z">
        <w:r w:rsidR="00CD4099" w:rsidDel="00721587">
          <w:rPr>
            <w:rFonts w:ascii="Calibri" w:hAnsi="Calibri" w:cs="Calibri"/>
            <w:b/>
            <w:sz w:val="44"/>
            <w:szCs w:val="44"/>
            <w:lang w:val="fr-FR"/>
          </w:rPr>
          <w:delText>1</w:delText>
        </w:r>
        <w:r w:rsidR="0030150D" w:rsidDel="00721587">
          <w:rPr>
            <w:rFonts w:ascii="Calibri" w:hAnsi="Calibri" w:cs="Calibri"/>
            <w:b/>
            <w:sz w:val="44"/>
            <w:szCs w:val="44"/>
            <w:lang w:val="fr-FR"/>
          </w:rPr>
          <w:delText xml:space="preserve"> </w:delText>
        </w:r>
      </w:del>
      <w:ins w:id="3" w:author="Steve Cook" w:date="2014-06-09T14:36:00Z">
        <w:r w:rsidR="008E2B95">
          <w:rPr>
            <w:rFonts w:ascii="Calibri" w:hAnsi="Calibri" w:cs="Calibri"/>
            <w:b/>
            <w:sz w:val="44"/>
            <w:szCs w:val="44"/>
            <w:lang w:val="fr-FR"/>
          </w:rPr>
          <w:t>5</w:t>
        </w:r>
      </w:ins>
      <w:ins w:id="4" w:author="Steve Cook" w:date="2014-05-30T09:25:00Z">
        <w:r w:rsidR="00721587">
          <w:rPr>
            <w:rFonts w:ascii="Calibri" w:hAnsi="Calibri" w:cs="Calibri"/>
            <w:b/>
            <w:sz w:val="44"/>
            <w:szCs w:val="44"/>
            <w:lang w:val="fr-FR"/>
          </w:rPr>
          <w:t xml:space="preserve"> </w:t>
        </w:r>
      </w:ins>
      <w:r w:rsidR="0030150D">
        <w:rPr>
          <w:rFonts w:ascii="Calibri" w:hAnsi="Calibri" w:cs="Calibri"/>
          <w:b/>
          <w:sz w:val="44"/>
          <w:szCs w:val="44"/>
          <w:lang w:val="fr-FR"/>
        </w:rPr>
        <w:t>(Draft for Review)</w:t>
      </w:r>
    </w:p>
    <w:p w14:paraId="67DA4097" w14:textId="77777777" w:rsidR="000843F2" w:rsidRDefault="000843F2" w:rsidP="000843F2">
      <w:pPr>
        <w:rPr>
          <w:rFonts w:eastAsia="Times New Roman"/>
          <w:noProof/>
          <w:lang w:bidi="en-US"/>
        </w:rPr>
      </w:pPr>
    </w:p>
    <w:p w14:paraId="3AECBFB7" w14:textId="77777777" w:rsidR="000843F2" w:rsidRDefault="000843F2" w:rsidP="000843F2">
      <w:pPr>
        <w:rPr>
          <w:rFonts w:eastAsia="Times New Roman"/>
          <w:noProof/>
          <w:lang w:bidi="en-US"/>
        </w:rPr>
      </w:pPr>
    </w:p>
    <w:p w14:paraId="2783A7AC" w14:textId="77777777" w:rsidR="000843F2" w:rsidRDefault="000843F2" w:rsidP="000843F2">
      <w:pPr>
        <w:rPr>
          <w:rFonts w:eastAsia="Times New Roman"/>
          <w:noProof/>
          <w:lang w:bidi="en-US"/>
        </w:rPr>
      </w:pPr>
    </w:p>
    <w:tbl>
      <w:tblPr>
        <w:tblW w:w="8010" w:type="dxa"/>
        <w:tblLayout w:type="fixed"/>
        <w:tblLook w:val="01E0" w:firstRow="1" w:lastRow="1" w:firstColumn="1" w:lastColumn="1" w:noHBand="0" w:noVBand="0"/>
      </w:tblPr>
      <w:tblGrid>
        <w:gridCol w:w="4680"/>
        <w:gridCol w:w="3330"/>
      </w:tblGrid>
      <w:tr w:rsidR="000843F2" w:rsidRPr="00421957" w14:paraId="160EB5BF" w14:textId="77777777" w:rsidTr="000843F2">
        <w:tc>
          <w:tcPr>
            <w:tcW w:w="4680" w:type="dxa"/>
            <w:tcBorders>
              <w:right w:val="single" w:sz="24" w:space="0" w:color="0051BA"/>
            </w:tcBorders>
          </w:tcPr>
          <w:p w14:paraId="00C4434F" w14:textId="77777777" w:rsidR="000843F2" w:rsidRPr="00CF175D" w:rsidRDefault="000843F2" w:rsidP="009001F3">
            <w:pPr>
              <w:pStyle w:val="CoverPage"/>
              <w:tabs>
                <w:tab w:val="left" w:pos="2970"/>
              </w:tabs>
              <w:ind w:left="8640" w:hanging="5760"/>
              <w:jc w:val="left"/>
            </w:pPr>
            <w:r>
              <w:t>Delivery On:</w:t>
            </w:r>
          </w:p>
        </w:tc>
        <w:tc>
          <w:tcPr>
            <w:tcW w:w="3330" w:type="dxa"/>
            <w:tcBorders>
              <w:left w:val="single" w:sz="24" w:space="0" w:color="0051BA"/>
            </w:tcBorders>
          </w:tcPr>
          <w:p w14:paraId="0456EEAB" w14:textId="06DE8739" w:rsidR="000843F2" w:rsidRPr="00421957" w:rsidRDefault="00CD4099" w:rsidP="009001F3">
            <w:pPr>
              <w:pStyle w:val="CoverPage"/>
              <w:ind w:left="223"/>
              <w:jc w:val="left"/>
              <w:rPr>
                <w:b/>
              </w:rPr>
            </w:pPr>
            <w:del w:id="5" w:author="Steve Cook" w:date="2014-06-04T10:12:00Z">
              <w:r w:rsidDel="00FE3158">
                <w:rPr>
                  <w:b/>
                </w:rPr>
                <w:delText>?</w:delText>
              </w:r>
            </w:del>
            <w:ins w:id="6" w:author="Steve Cook" w:date="2014-06-04T10:12:00Z">
              <w:r w:rsidR="00FE3158">
                <w:rPr>
                  <w:b/>
                </w:rPr>
                <w:t>June 2014</w:t>
              </w:r>
            </w:ins>
          </w:p>
        </w:tc>
      </w:tr>
      <w:tr w:rsidR="000843F2" w:rsidRPr="00CF175D" w14:paraId="5566F377" w14:textId="77777777" w:rsidTr="000843F2">
        <w:tc>
          <w:tcPr>
            <w:tcW w:w="4680" w:type="dxa"/>
            <w:tcBorders>
              <w:right w:val="single" w:sz="24" w:space="0" w:color="0051BA"/>
            </w:tcBorders>
          </w:tcPr>
          <w:p w14:paraId="4D5F1206" w14:textId="77777777" w:rsidR="000843F2" w:rsidRPr="00CF175D" w:rsidRDefault="000843F2" w:rsidP="009001F3">
            <w:pPr>
              <w:pStyle w:val="CoverPage"/>
              <w:tabs>
                <w:tab w:val="left" w:pos="2970"/>
              </w:tabs>
              <w:jc w:val="left"/>
            </w:pPr>
          </w:p>
        </w:tc>
        <w:tc>
          <w:tcPr>
            <w:tcW w:w="3330" w:type="dxa"/>
            <w:tcBorders>
              <w:left w:val="single" w:sz="24" w:space="0" w:color="0051BA"/>
            </w:tcBorders>
          </w:tcPr>
          <w:p w14:paraId="53433C23" w14:textId="77777777" w:rsidR="000843F2" w:rsidRPr="00CF175D" w:rsidRDefault="000843F2" w:rsidP="009001F3">
            <w:pPr>
              <w:pStyle w:val="CoverPage"/>
              <w:jc w:val="left"/>
            </w:pPr>
          </w:p>
        </w:tc>
      </w:tr>
      <w:tr w:rsidR="000843F2" w:rsidRPr="00FB6F15" w14:paraId="2F7FD898" w14:textId="77777777" w:rsidTr="000843F2">
        <w:tc>
          <w:tcPr>
            <w:tcW w:w="4680" w:type="dxa"/>
            <w:tcBorders>
              <w:right w:val="single" w:sz="24" w:space="0" w:color="0051BA"/>
            </w:tcBorders>
          </w:tcPr>
          <w:p w14:paraId="6996F385" w14:textId="77777777" w:rsidR="000843F2" w:rsidRDefault="000843F2" w:rsidP="009001F3">
            <w:pPr>
              <w:pStyle w:val="CoverPage"/>
              <w:tabs>
                <w:tab w:val="left" w:pos="2970"/>
              </w:tabs>
              <w:ind w:left="2880"/>
              <w:jc w:val="left"/>
            </w:pPr>
            <w:r>
              <w:t xml:space="preserve">Prepared For: </w:t>
            </w:r>
          </w:p>
          <w:p w14:paraId="5F09269B" w14:textId="77777777" w:rsidR="000843F2" w:rsidRPr="00CF175D" w:rsidRDefault="000843F2" w:rsidP="009001F3">
            <w:pPr>
              <w:pStyle w:val="CoverPage"/>
              <w:tabs>
                <w:tab w:val="left" w:pos="2970"/>
              </w:tabs>
              <w:ind w:left="2880"/>
              <w:jc w:val="left"/>
            </w:pPr>
            <w:r>
              <w:t>Prepared By:</w:t>
            </w:r>
          </w:p>
        </w:tc>
        <w:tc>
          <w:tcPr>
            <w:tcW w:w="3330" w:type="dxa"/>
            <w:tcBorders>
              <w:left w:val="single" w:sz="24" w:space="0" w:color="0051BA"/>
            </w:tcBorders>
          </w:tcPr>
          <w:p w14:paraId="7D1AFAB8" w14:textId="77777777" w:rsidR="000843F2" w:rsidRDefault="000843F2" w:rsidP="009001F3">
            <w:pPr>
              <w:pStyle w:val="CoverPage"/>
              <w:ind w:left="223"/>
              <w:jc w:val="left"/>
              <w:rPr>
                <w:b/>
                <w:szCs w:val="22"/>
              </w:rPr>
            </w:pPr>
            <w:r>
              <w:rPr>
                <w:b/>
                <w:szCs w:val="22"/>
              </w:rPr>
              <w:t>IJIS Institute</w:t>
            </w:r>
          </w:p>
          <w:p w14:paraId="0F117310" w14:textId="77777777" w:rsidR="000843F2" w:rsidRDefault="000843F2" w:rsidP="009001F3">
            <w:pPr>
              <w:pStyle w:val="CoverPage"/>
              <w:ind w:left="223"/>
              <w:jc w:val="left"/>
              <w:rPr>
                <w:b/>
                <w:szCs w:val="22"/>
              </w:rPr>
            </w:pPr>
            <w:r>
              <w:rPr>
                <w:b/>
                <w:szCs w:val="22"/>
              </w:rPr>
              <w:t>Model Driven Solutions</w:t>
            </w:r>
          </w:p>
          <w:p w14:paraId="2B77D700" w14:textId="77777777" w:rsidR="000843F2" w:rsidRPr="00FB6F15" w:rsidRDefault="000843F2" w:rsidP="009001F3">
            <w:pPr>
              <w:pStyle w:val="CoverPage"/>
              <w:ind w:left="223"/>
              <w:jc w:val="left"/>
              <w:rPr>
                <w:szCs w:val="22"/>
              </w:rPr>
            </w:pPr>
            <w:r>
              <w:rPr>
                <w:b/>
                <w:szCs w:val="22"/>
              </w:rPr>
              <w:t>Open Networks, Inc.</w:t>
            </w:r>
          </w:p>
        </w:tc>
      </w:tr>
    </w:tbl>
    <w:sdt>
      <w:sdtPr>
        <w:rPr>
          <w:rFonts w:asciiTheme="minorHAnsi" w:hAnsiTheme="minorHAnsi" w:cstheme="minorBidi"/>
          <w:b w:val="0"/>
          <w:bCs w:val="0"/>
          <w:color w:val="auto"/>
          <w:sz w:val="22"/>
          <w:szCs w:val="22"/>
          <w:lang w:eastAsia="en-US"/>
        </w:rPr>
        <w:id w:val="-342620914"/>
        <w:docPartObj>
          <w:docPartGallery w:val="Table of Contents"/>
          <w:docPartUnique/>
        </w:docPartObj>
      </w:sdtPr>
      <w:sdtEndPr>
        <w:rPr>
          <w:noProof/>
        </w:rPr>
      </w:sdtEndPr>
      <w:sdtContent>
        <w:p w14:paraId="56A4FE88" w14:textId="77777777" w:rsidR="000843F2" w:rsidRPr="00F01254" w:rsidRDefault="000843F2">
          <w:pPr>
            <w:pStyle w:val="TOCHeading"/>
            <w:pageBreakBefore/>
            <w:rPr>
              <w:b w:val="0"/>
              <w:sz w:val="32"/>
              <w:szCs w:val="32"/>
            </w:rPr>
            <w:pPrChange w:id="7" w:author="Steve Cook" w:date="2014-06-04T09:47:00Z">
              <w:pPr>
                <w:pStyle w:val="TOCHeading"/>
              </w:pPr>
            </w:pPrChange>
          </w:pPr>
          <w:r w:rsidRPr="00F01254">
            <w:rPr>
              <w:b w:val="0"/>
              <w:sz w:val="32"/>
              <w:szCs w:val="32"/>
            </w:rPr>
            <w:t>Table of Contents</w:t>
          </w:r>
        </w:p>
        <w:p w14:paraId="5B16AF53" w14:textId="77777777" w:rsidR="00625C4E" w:rsidRDefault="000843F2">
          <w:pPr>
            <w:pStyle w:val="TOC1"/>
            <w:tabs>
              <w:tab w:val="right" w:leader="dot" w:pos="9017"/>
            </w:tabs>
            <w:rPr>
              <w:ins w:id="8" w:author="Steve Cook" w:date="2014-06-09T15:02:00Z"/>
              <w:rFonts w:eastAsiaTheme="minorEastAsia"/>
              <w:noProof/>
              <w:lang w:val="en-GB" w:eastAsia="en-GB"/>
            </w:rPr>
          </w:pPr>
          <w:r>
            <w:fldChar w:fldCharType="begin"/>
          </w:r>
          <w:r>
            <w:instrText xml:space="preserve"> TOC \o "1-3" \h \z \u </w:instrText>
          </w:r>
          <w:r>
            <w:fldChar w:fldCharType="separate"/>
          </w:r>
          <w:ins w:id="9" w:author="Steve Cook" w:date="2014-06-09T15:02:00Z">
            <w:r w:rsidR="00625C4E" w:rsidRPr="00BE084D">
              <w:rPr>
                <w:rStyle w:val="Hyperlink"/>
                <w:noProof/>
              </w:rPr>
              <w:fldChar w:fldCharType="begin"/>
            </w:r>
            <w:r w:rsidR="00625C4E" w:rsidRPr="00BE084D">
              <w:rPr>
                <w:rStyle w:val="Hyperlink"/>
                <w:noProof/>
              </w:rPr>
              <w:instrText xml:space="preserve"> </w:instrText>
            </w:r>
            <w:r w:rsidR="00625C4E">
              <w:rPr>
                <w:noProof/>
              </w:rPr>
              <w:instrText>HYPERLINK \l "_Toc390089491"</w:instrText>
            </w:r>
            <w:r w:rsidR="00625C4E" w:rsidRPr="00BE084D">
              <w:rPr>
                <w:rStyle w:val="Hyperlink"/>
                <w:noProof/>
              </w:rPr>
              <w:instrText xml:space="preserve"> </w:instrText>
            </w:r>
            <w:r w:rsidR="00625C4E" w:rsidRPr="00BE084D">
              <w:rPr>
                <w:rStyle w:val="Hyperlink"/>
                <w:noProof/>
              </w:rPr>
            </w:r>
            <w:r w:rsidR="00625C4E" w:rsidRPr="00BE084D">
              <w:rPr>
                <w:rStyle w:val="Hyperlink"/>
                <w:noProof/>
              </w:rPr>
              <w:fldChar w:fldCharType="separate"/>
            </w:r>
            <w:r w:rsidR="00625C4E" w:rsidRPr="00BE084D">
              <w:rPr>
                <w:rStyle w:val="Hyperlink"/>
                <w:noProof/>
              </w:rPr>
              <w:t>Objective</w:t>
            </w:r>
            <w:r w:rsidR="00625C4E">
              <w:rPr>
                <w:noProof/>
                <w:webHidden/>
              </w:rPr>
              <w:tab/>
            </w:r>
            <w:r w:rsidR="00625C4E">
              <w:rPr>
                <w:noProof/>
                <w:webHidden/>
              </w:rPr>
              <w:fldChar w:fldCharType="begin"/>
            </w:r>
            <w:r w:rsidR="00625C4E">
              <w:rPr>
                <w:noProof/>
                <w:webHidden/>
              </w:rPr>
              <w:instrText xml:space="preserve"> PAGEREF _Toc390089491 \h </w:instrText>
            </w:r>
            <w:r w:rsidR="00625C4E">
              <w:rPr>
                <w:noProof/>
                <w:webHidden/>
              </w:rPr>
            </w:r>
          </w:ins>
          <w:r w:rsidR="00625C4E">
            <w:rPr>
              <w:noProof/>
              <w:webHidden/>
            </w:rPr>
            <w:fldChar w:fldCharType="separate"/>
          </w:r>
          <w:ins w:id="10" w:author="Steve Cook" w:date="2014-06-09T15:02:00Z">
            <w:r w:rsidR="00625C4E">
              <w:rPr>
                <w:noProof/>
                <w:webHidden/>
              </w:rPr>
              <w:t>3</w:t>
            </w:r>
            <w:r w:rsidR="00625C4E">
              <w:rPr>
                <w:noProof/>
                <w:webHidden/>
              </w:rPr>
              <w:fldChar w:fldCharType="end"/>
            </w:r>
            <w:r w:rsidR="00625C4E" w:rsidRPr="00BE084D">
              <w:rPr>
                <w:rStyle w:val="Hyperlink"/>
                <w:noProof/>
              </w:rPr>
              <w:fldChar w:fldCharType="end"/>
            </w:r>
          </w:ins>
        </w:p>
        <w:p w14:paraId="1050F845" w14:textId="77777777" w:rsidR="00625C4E" w:rsidRDefault="00625C4E">
          <w:pPr>
            <w:pStyle w:val="TOC1"/>
            <w:tabs>
              <w:tab w:val="right" w:leader="dot" w:pos="9017"/>
            </w:tabs>
            <w:rPr>
              <w:ins w:id="11" w:author="Steve Cook" w:date="2014-06-09T15:02:00Z"/>
              <w:rFonts w:eastAsiaTheme="minorEastAsia"/>
              <w:noProof/>
              <w:lang w:val="en-GB" w:eastAsia="en-GB"/>
            </w:rPr>
          </w:pPr>
          <w:ins w:id="12" w:author="Steve Cook" w:date="2014-06-09T15:02:00Z">
            <w:r w:rsidRPr="00BE084D">
              <w:rPr>
                <w:rStyle w:val="Hyperlink"/>
                <w:noProof/>
              </w:rPr>
              <w:fldChar w:fldCharType="begin"/>
            </w:r>
            <w:r w:rsidRPr="00BE084D">
              <w:rPr>
                <w:rStyle w:val="Hyperlink"/>
                <w:noProof/>
              </w:rPr>
              <w:instrText xml:space="preserve"> </w:instrText>
            </w:r>
            <w:r>
              <w:rPr>
                <w:noProof/>
              </w:rPr>
              <w:instrText>HYPERLINK \l "_Toc390089492"</w:instrText>
            </w:r>
            <w:r w:rsidRPr="00BE084D">
              <w:rPr>
                <w:rStyle w:val="Hyperlink"/>
                <w:noProof/>
              </w:rPr>
              <w:instrText xml:space="preserve"> </w:instrText>
            </w:r>
            <w:r w:rsidRPr="00BE084D">
              <w:rPr>
                <w:rStyle w:val="Hyperlink"/>
                <w:noProof/>
              </w:rPr>
            </w:r>
            <w:r w:rsidRPr="00BE084D">
              <w:rPr>
                <w:rStyle w:val="Hyperlink"/>
                <w:noProof/>
              </w:rPr>
              <w:fldChar w:fldCharType="separate"/>
            </w:r>
            <w:r w:rsidRPr="00BE084D">
              <w:rPr>
                <w:rStyle w:val="Hyperlink"/>
                <w:noProof/>
              </w:rPr>
              <w:t>Problem statement</w:t>
            </w:r>
            <w:r>
              <w:rPr>
                <w:noProof/>
                <w:webHidden/>
              </w:rPr>
              <w:tab/>
            </w:r>
            <w:r>
              <w:rPr>
                <w:noProof/>
                <w:webHidden/>
              </w:rPr>
              <w:fldChar w:fldCharType="begin"/>
            </w:r>
            <w:r>
              <w:rPr>
                <w:noProof/>
                <w:webHidden/>
              </w:rPr>
              <w:instrText xml:space="preserve"> PAGEREF _Toc390089492 \h </w:instrText>
            </w:r>
            <w:r>
              <w:rPr>
                <w:noProof/>
                <w:webHidden/>
              </w:rPr>
            </w:r>
          </w:ins>
          <w:r>
            <w:rPr>
              <w:noProof/>
              <w:webHidden/>
            </w:rPr>
            <w:fldChar w:fldCharType="separate"/>
          </w:r>
          <w:ins w:id="13" w:author="Steve Cook" w:date="2014-06-09T15:02:00Z">
            <w:r>
              <w:rPr>
                <w:noProof/>
                <w:webHidden/>
              </w:rPr>
              <w:t>3</w:t>
            </w:r>
            <w:r>
              <w:rPr>
                <w:noProof/>
                <w:webHidden/>
              </w:rPr>
              <w:fldChar w:fldCharType="end"/>
            </w:r>
            <w:r w:rsidRPr="00BE084D">
              <w:rPr>
                <w:rStyle w:val="Hyperlink"/>
                <w:noProof/>
              </w:rPr>
              <w:fldChar w:fldCharType="end"/>
            </w:r>
          </w:ins>
        </w:p>
        <w:p w14:paraId="0D511EE0" w14:textId="77777777" w:rsidR="00625C4E" w:rsidRDefault="00625C4E">
          <w:pPr>
            <w:pStyle w:val="TOC1"/>
            <w:tabs>
              <w:tab w:val="right" w:leader="dot" w:pos="9017"/>
            </w:tabs>
            <w:rPr>
              <w:ins w:id="14" w:author="Steve Cook" w:date="2014-06-09T15:02:00Z"/>
              <w:rFonts w:eastAsiaTheme="minorEastAsia"/>
              <w:noProof/>
              <w:lang w:val="en-GB" w:eastAsia="en-GB"/>
            </w:rPr>
          </w:pPr>
          <w:ins w:id="15" w:author="Steve Cook" w:date="2014-06-09T15:02:00Z">
            <w:r w:rsidRPr="00BE084D">
              <w:rPr>
                <w:rStyle w:val="Hyperlink"/>
                <w:noProof/>
              </w:rPr>
              <w:fldChar w:fldCharType="begin"/>
            </w:r>
            <w:r w:rsidRPr="00BE084D">
              <w:rPr>
                <w:rStyle w:val="Hyperlink"/>
                <w:noProof/>
              </w:rPr>
              <w:instrText xml:space="preserve"> </w:instrText>
            </w:r>
            <w:r>
              <w:rPr>
                <w:noProof/>
              </w:rPr>
              <w:instrText>HYPERLINK \l "_Toc390089493"</w:instrText>
            </w:r>
            <w:r w:rsidRPr="00BE084D">
              <w:rPr>
                <w:rStyle w:val="Hyperlink"/>
                <w:noProof/>
              </w:rPr>
              <w:instrText xml:space="preserve"> </w:instrText>
            </w:r>
            <w:r w:rsidRPr="00BE084D">
              <w:rPr>
                <w:rStyle w:val="Hyperlink"/>
                <w:noProof/>
              </w:rPr>
            </w:r>
            <w:r w:rsidRPr="00BE084D">
              <w:rPr>
                <w:rStyle w:val="Hyperlink"/>
                <w:noProof/>
              </w:rPr>
              <w:fldChar w:fldCharType="separate"/>
            </w:r>
            <w:r w:rsidRPr="00BE084D">
              <w:rPr>
                <w:rStyle w:val="Hyperlink"/>
                <w:noProof/>
              </w:rPr>
              <w:t>Approach Overview</w:t>
            </w:r>
            <w:r>
              <w:rPr>
                <w:noProof/>
                <w:webHidden/>
              </w:rPr>
              <w:tab/>
            </w:r>
            <w:r>
              <w:rPr>
                <w:noProof/>
                <w:webHidden/>
              </w:rPr>
              <w:fldChar w:fldCharType="begin"/>
            </w:r>
            <w:r>
              <w:rPr>
                <w:noProof/>
                <w:webHidden/>
              </w:rPr>
              <w:instrText xml:space="preserve"> PAGEREF _Toc390089493 \h </w:instrText>
            </w:r>
            <w:r>
              <w:rPr>
                <w:noProof/>
                <w:webHidden/>
              </w:rPr>
            </w:r>
          </w:ins>
          <w:r>
            <w:rPr>
              <w:noProof/>
              <w:webHidden/>
            </w:rPr>
            <w:fldChar w:fldCharType="separate"/>
          </w:r>
          <w:ins w:id="16" w:author="Steve Cook" w:date="2014-06-09T15:02:00Z">
            <w:r>
              <w:rPr>
                <w:noProof/>
                <w:webHidden/>
              </w:rPr>
              <w:t>3</w:t>
            </w:r>
            <w:r>
              <w:rPr>
                <w:noProof/>
                <w:webHidden/>
              </w:rPr>
              <w:fldChar w:fldCharType="end"/>
            </w:r>
            <w:r w:rsidRPr="00BE084D">
              <w:rPr>
                <w:rStyle w:val="Hyperlink"/>
                <w:noProof/>
              </w:rPr>
              <w:fldChar w:fldCharType="end"/>
            </w:r>
          </w:ins>
        </w:p>
        <w:p w14:paraId="7C1A2680" w14:textId="77777777" w:rsidR="00625C4E" w:rsidRDefault="00625C4E">
          <w:pPr>
            <w:pStyle w:val="TOC1"/>
            <w:tabs>
              <w:tab w:val="right" w:leader="dot" w:pos="9017"/>
            </w:tabs>
            <w:rPr>
              <w:ins w:id="17" w:author="Steve Cook" w:date="2014-06-09T15:02:00Z"/>
              <w:rFonts w:eastAsiaTheme="minorEastAsia"/>
              <w:noProof/>
              <w:lang w:val="en-GB" w:eastAsia="en-GB"/>
            </w:rPr>
          </w:pPr>
          <w:ins w:id="18" w:author="Steve Cook" w:date="2014-06-09T15:02:00Z">
            <w:r w:rsidRPr="00BE084D">
              <w:rPr>
                <w:rStyle w:val="Hyperlink"/>
                <w:noProof/>
              </w:rPr>
              <w:fldChar w:fldCharType="begin"/>
            </w:r>
            <w:r w:rsidRPr="00BE084D">
              <w:rPr>
                <w:rStyle w:val="Hyperlink"/>
                <w:noProof/>
              </w:rPr>
              <w:instrText xml:space="preserve"> </w:instrText>
            </w:r>
            <w:r>
              <w:rPr>
                <w:noProof/>
              </w:rPr>
              <w:instrText>HYPERLINK \l "_Toc390089494"</w:instrText>
            </w:r>
            <w:r w:rsidRPr="00BE084D">
              <w:rPr>
                <w:rStyle w:val="Hyperlink"/>
                <w:noProof/>
              </w:rPr>
              <w:instrText xml:space="preserve"> </w:instrText>
            </w:r>
            <w:r w:rsidRPr="00BE084D">
              <w:rPr>
                <w:rStyle w:val="Hyperlink"/>
                <w:noProof/>
              </w:rPr>
            </w:r>
            <w:r w:rsidRPr="00BE084D">
              <w:rPr>
                <w:rStyle w:val="Hyperlink"/>
                <w:noProof/>
              </w:rPr>
              <w:fldChar w:fldCharType="separate"/>
            </w:r>
            <w:r w:rsidRPr="00BE084D">
              <w:rPr>
                <w:rStyle w:val="Hyperlink"/>
                <w:noProof/>
              </w:rPr>
              <w:t>Annotation metadata in GRA-UML models</w:t>
            </w:r>
            <w:r>
              <w:rPr>
                <w:noProof/>
                <w:webHidden/>
              </w:rPr>
              <w:tab/>
            </w:r>
            <w:r>
              <w:rPr>
                <w:noProof/>
                <w:webHidden/>
              </w:rPr>
              <w:fldChar w:fldCharType="begin"/>
            </w:r>
            <w:r>
              <w:rPr>
                <w:noProof/>
                <w:webHidden/>
              </w:rPr>
              <w:instrText xml:space="preserve"> PAGEREF _Toc390089494 \h </w:instrText>
            </w:r>
            <w:r>
              <w:rPr>
                <w:noProof/>
                <w:webHidden/>
              </w:rPr>
            </w:r>
          </w:ins>
          <w:r>
            <w:rPr>
              <w:noProof/>
              <w:webHidden/>
            </w:rPr>
            <w:fldChar w:fldCharType="separate"/>
          </w:r>
          <w:ins w:id="19" w:author="Steve Cook" w:date="2014-06-09T15:02:00Z">
            <w:r>
              <w:rPr>
                <w:noProof/>
                <w:webHidden/>
              </w:rPr>
              <w:t>5</w:t>
            </w:r>
            <w:r>
              <w:rPr>
                <w:noProof/>
                <w:webHidden/>
              </w:rPr>
              <w:fldChar w:fldCharType="end"/>
            </w:r>
            <w:r w:rsidRPr="00BE084D">
              <w:rPr>
                <w:rStyle w:val="Hyperlink"/>
                <w:noProof/>
              </w:rPr>
              <w:fldChar w:fldCharType="end"/>
            </w:r>
          </w:ins>
        </w:p>
        <w:p w14:paraId="1244065F" w14:textId="77777777" w:rsidR="00625C4E" w:rsidRDefault="00625C4E">
          <w:pPr>
            <w:pStyle w:val="TOC1"/>
            <w:tabs>
              <w:tab w:val="right" w:leader="dot" w:pos="9017"/>
            </w:tabs>
            <w:rPr>
              <w:ins w:id="20" w:author="Steve Cook" w:date="2014-06-09T15:02:00Z"/>
              <w:rFonts w:eastAsiaTheme="minorEastAsia"/>
              <w:noProof/>
              <w:lang w:val="en-GB" w:eastAsia="en-GB"/>
            </w:rPr>
          </w:pPr>
          <w:ins w:id="21" w:author="Steve Cook" w:date="2014-06-09T15:02:00Z">
            <w:r w:rsidRPr="00BE084D">
              <w:rPr>
                <w:rStyle w:val="Hyperlink"/>
                <w:noProof/>
              </w:rPr>
              <w:fldChar w:fldCharType="begin"/>
            </w:r>
            <w:r w:rsidRPr="00BE084D">
              <w:rPr>
                <w:rStyle w:val="Hyperlink"/>
                <w:noProof/>
              </w:rPr>
              <w:instrText xml:space="preserve"> </w:instrText>
            </w:r>
            <w:r>
              <w:rPr>
                <w:noProof/>
              </w:rPr>
              <w:instrText>HYPERLINK \l "_Toc390089495"</w:instrText>
            </w:r>
            <w:r w:rsidRPr="00BE084D">
              <w:rPr>
                <w:rStyle w:val="Hyperlink"/>
                <w:noProof/>
              </w:rPr>
              <w:instrText xml:space="preserve"> </w:instrText>
            </w:r>
            <w:r w:rsidRPr="00BE084D">
              <w:rPr>
                <w:rStyle w:val="Hyperlink"/>
                <w:noProof/>
              </w:rPr>
            </w:r>
            <w:r w:rsidRPr="00BE084D">
              <w:rPr>
                <w:rStyle w:val="Hyperlink"/>
                <w:noProof/>
              </w:rPr>
              <w:fldChar w:fldCharType="separate"/>
            </w:r>
            <w:r w:rsidRPr="00BE084D">
              <w:rPr>
                <w:rStyle w:val="Hyperlink"/>
                <w:noProof/>
              </w:rPr>
              <w:t>The UML “Platform independent model” (PIM)</w:t>
            </w:r>
            <w:r>
              <w:rPr>
                <w:noProof/>
                <w:webHidden/>
              </w:rPr>
              <w:tab/>
            </w:r>
            <w:r>
              <w:rPr>
                <w:noProof/>
                <w:webHidden/>
              </w:rPr>
              <w:fldChar w:fldCharType="begin"/>
            </w:r>
            <w:r>
              <w:rPr>
                <w:noProof/>
                <w:webHidden/>
              </w:rPr>
              <w:instrText xml:space="preserve"> PAGEREF _Toc390089495 \h </w:instrText>
            </w:r>
            <w:r>
              <w:rPr>
                <w:noProof/>
                <w:webHidden/>
              </w:rPr>
            </w:r>
          </w:ins>
          <w:r>
            <w:rPr>
              <w:noProof/>
              <w:webHidden/>
            </w:rPr>
            <w:fldChar w:fldCharType="separate"/>
          </w:r>
          <w:ins w:id="22" w:author="Steve Cook" w:date="2014-06-09T15:02:00Z">
            <w:r>
              <w:rPr>
                <w:noProof/>
                <w:webHidden/>
              </w:rPr>
              <w:t>6</w:t>
            </w:r>
            <w:r>
              <w:rPr>
                <w:noProof/>
                <w:webHidden/>
              </w:rPr>
              <w:fldChar w:fldCharType="end"/>
            </w:r>
            <w:r w:rsidRPr="00BE084D">
              <w:rPr>
                <w:rStyle w:val="Hyperlink"/>
                <w:noProof/>
              </w:rPr>
              <w:fldChar w:fldCharType="end"/>
            </w:r>
          </w:ins>
        </w:p>
        <w:p w14:paraId="56B52661" w14:textId="77777777" w:rsidR="00625C4E" w:rsidRDefault="00625C4E">
          <w:pPr>
            <w:pStyle w:val="TOC2"/>
            <w:tabs>
              <w:tab w:val="right" w:leader="dot" w:pos="9017"/>
            </w:tabs>
            <w:rPr>
              <w:ins w:id="23" w:author="Steve Cook" w:date="2014-06-09T15:02:00Z"/>
              <w:rFonts w:eastAsiaTheme="minorEastAsia"/>
              <w:noProof/>
              <w:lang w:val="en-GB" w:eastAsia="en-GB"/>
            </w:rPr>
          </w:pPr>
          <w:ins w:id="24" w:author="Steve Cook" w:date="2014-06-09T15:02:00Z">
            <w:r w:rsidRPr="00BE084D">
              <w:rPr>
                <w:rStyle w:val="Hyperlink"/>
                <w:noProof/>
              </w:rPr>
              <w:fldChar w:fldCharType="begin"/>
            </w:r>
            <w:r w:rsidRPr="00BE084D">
              <w:rPr>
                <w:rStyle w:val="Hyperlink"/>
                <w:noProof/>
              </w:rPr>
              <w:instrText xml:space="preserve"> </w:instrText>
            </w:r>
            <w:r>
              <w:rPr>
                <w:noProof/>
              </w:rPr>
              <w:instrText>HYPERLINK \l "_Toc390089496"</w:instrText>
            </w:r>
            <w:r w:rsidRPr="00BE084D">
              <w:rPr>
                <w:rStyle w:val="Hyperlink"/>
                <w:noProof/>
              </w:rPr>
              <w:instrText xml:space="preserve"> </w:instrText>
            </w:r>
            <w:r w:rsidRPr="00BE084D">
              <w:rPr>
                <w:rStyle w:val="Hyperlink"/>
                <w:noProof/>
              </w:rPr>
            </w:r>
            <w:r w:rsidRPr="00BE084D">
              <w:rPr>
                <w:rStyle w:val="Hyperlink"/>
                <w:noProof/>
              </w:rPr>
              <w:fldChar w:fldCharType="separate"/>
            </w:r>
            <w:r w:rsidRPr="00BE084D">
              <w:rPr>
                <w:rStyle w:val="Hyperlink"/>
                <w:noProof/>
              </w:rPr>
              <w:t>Actors</w:t>
            </w:r>
            <w:r>
              <w:rPr>
                <w:noProof/>
                <w:webHidden/>
              </w:rPr>
              <w:tab/>
            </w:r>
            <w:r>
              <w:rPr>
                <w:noProof/>
                <w:webHidden/>
              </w:rPr>
              <w:fldChar w:fldCharType="begin"/>
            </w:r>
            <w:r>
              <w:rPr>
                <w:noProof/>
                <w:webHidden/>
              </w:rPr>
              <w:instrText xml:space="preserve"> PAGEREF _Toc390089496 \h </w:instrText>
            </w:r>
            <w:r>
              <w:rPr>
                <w:noProof/>
                <w:webHidden/>
              </w:rPr>
            </w:r>
          </w:ins>
          <w:r>
            <w:rPr>
              <w:noProof/>
              <w:webHidden/>
            </w:rPr>
            <w:fldChar w:fldCharType="separate"/>
          </w:r>
          <w:ins w:id="25" w:author="Steve Cook" w:date="2014-06-09T15:02:00Z">
            <w:r>
              <w:rPr>
                <w:noProof/>
                <w:webHidden/>
              </w:rPr>
              <w:t>6</w:t>
            </w:r>
            <w:r>
              <w:rPr>
                <w:noProof/>
                <w:webHidden/>
              </w:rPr>
              <w:fldChar w:fldCharType="end"/>
            </w:r>
            <w:r w:rsidRPr="00BE084D">
              <w:rPr>
                <w:rStyle w:val="Hyperlink"/>
                <w:noProof/>
              </w:rPr>
              <w:fldChar w:fldCharType="end"/>
            </w:r>
          </w:ins>
        </w:p>
        <w:p w14:paraId="7E8E3618" w14:textId="77777777" w:rsidR="00625C4E" w:rsidRDefault="00625C4E">
          <w:pPr>
            <w:pStyle w:val="TOC2"/>
            <w:tabs>
              <w:tab w:val="right" w:leader="dot" w:pos="9017"/>
            </w:tabs>
            <w:rPr>
              <w:ins w:id="26" w:author="Steve Cook" w:date="2014-06-09T15:02:00Z"/>
              <w:rFonts w:eastAsiaTheme="minorEastAsia"/>
              <w:noProof/>
              <w:lang w:val="en-GB" w:eastAsia="en-GB"/>
            </w:rPr>
          </w:pPr>
          <w:ins w:id="27" w:author="Steve Cook" w:date="2014-06-09T15:02:00Z">
            <w:r w:rsidRPr="00BE084D">
              <w:rPr>
                <w:rStyle w:val="Hyperlink"/>
                <w:noProof/>
              </w:rPr>
              <w:fldChar w:fldCharType="begin"/>
            </w:r>
            <w:r w:rsidRPr="00BE084D">
              <w:rPr>
                <w:rStyle w:val="Hyperlink"/>
                <w:noProof/>
              </w:rPr>
              <w:instrText xml:space="preserve"> </w:instrText>
            </w:r>
            <w:r>
              <w:rPr>
                <w:noProof/>
              </w:rPr>
              <w:instrText>HYPERLINK \l "_Toc390089497"</w:instrText>
            </w:r>
            <w:r w:rsidRPr="00BE084D">
              <w:rPr>
                <w:rStyle w:val="Hyperlink"/>
                <w:noProof/>
              </w:rPr>
              <w:instrText xml:space="preserve"> </w:instrText>
            </w:r>
            <w:r w:rsidRPr="00BE084D">
              <w:rPr>
                <w:rStyle w:val="Hyperlink"/>
                <w:noProof/>
              </w:rPr>
            </w:r>
            <w:r w:rsidRPr="00BE084D">
              <w:rPr>
                <w:rStyle w:val="Hyperlink"/>
                <w:noProof/>
              </w:rPr>
              <w:fldChar w:fldCharType="separate"/>
            </w:r>
            <w:r w:rsidRPr="00BE084D">
              <w:rPr>
                <w:rStyle w:val="Hyperlink"/>
                <w:noProof/>
              </w:rPr>
              <w:t>Use cases</w:t>
            </w:r>
            <w:r>
              <w:rPr>
                <w:noProof/>
                <w:webHidden/>
              </w:rPr>
              <w:tab/>
            </w:r>
            <w:r>
              <w:rPr>
                <w:noProof/>
                <w:webHidden/>
              </w:rPr>
              <w:fldChar w:fldCharType="begin"/>
            </w:r>
            <w:r>
              <w:rPr>
                <w:noProof/>
                <w:webHidden/>
              </w:rPr>
              <w:instrText xml:space="preserve"> PAGEREF _Toc390089497 \h </w:instrText>
            </w:r>
            <w:r>
              <w:rPr>
                <w:noProof/>
                <w:webHidden/>
              </w:rPr>
            </w:r>
          </w:ins>
          <w:r>
            <w:rPr>
              <w:noProof/>
              <w:webHidden/>
            </w:rPr>
            <w:fldChar w:fldCharType="separate"/>
          </w:r>
          <w:ins w:id="28" w:author="Steve Cook" w:date="2014-06-09T15:02:00Z">
            <w:r>
              <w:rPr>
                <w:noProof/>
                <w:webHidden/>
              </w:rPr>
              <w:t>6</w:t>
            </w:r>
            <w:r>
              <w:rPr>
                <w:noProof/>
                <w:webHidden/>
              </w:rPr>
              <w:fldChar w:fldCharType="end"/>
            </w:r>
            <w:r w:rsidRPr="00BE084D">
              <w:rPr>
                <w:rStyle w:val="Hyperlink"/>
                <w:noProof/>
              </w:rPr>
              <w:fldChar w:fldCharType="end"/>
            </w:r>
          </w:ins>
        </w:p>
        <w:p w14:paraId="30BE3546" w14:textId="77777777" w:rsidR="00625C4E" w:rsidRDefault="00625C4E">
          <w:pPr>
            <w:pStyle w:val="TOC2"/>
            <w:tabs>
              <w:tab w:val="right" w:leader="dot" w:pos="9017"/>
            </w:tabs>
            <w:rPr>
              <w:ins w:id="29" w:author="Steve Cook" w:date="2014-06-09T15:02:00Z"/>
              <w:rFonts w:eastAsiaTheme="minorEastAsia"/>
              <w:noProof/>
              <w:lang w:val="en-GB" w:eastAsia="en-GB"/>
            </w:rPr>
          </w:pPr>
          <w:ins w:id="30" w:author="Steve Cook" w:date="2014-06-09T15:02:00Z">
            <w:r w:rsidRPr="00BE084D">
              <w:rPr>
                <w:rStyle w:val="Hyperlink"/>
                <w:noProof/>
              </w:rPr>
              <w:fldChar w:fldCharType="begin"/>
            </w:r>
            <w:r w:rsidRPr="00BE084D">
              <w:rPr>
                <w:rStyle w:val="Hyperlink"/>
                <w:noProof/>
              </w:rPr>
              <w:instrText xml:space="preserve"> </w:instrText>
            </w:r>
            <w:r>
              <w:rPr>
                <w:noProof/>
              </w:rPr>
              <w:instrText>HYPERLINK \l "_Toc390089498"</w:instrText>
            </w:r>
            <w:r w:rsidRPr="00BE084D">
              <w:rPr>
                <w:rStyle w:val="Hyperlink"/>
                <w:noProof/>
              </w:rPr>
              <w:instrText xml:space="preserve"> </w:instrText>
            </w:r>
            <w:r w:rsidRPr="00BE084D">
              <w:rPr>
                <w:rStyle w:val="Hyperlink"/>
                <w:noProof/>
              </w:rPr>
            </w:r>
            <w:r w:rsidRPr="00BE084D">
              <w:rPr>
                <w:rStyle w:val="Hyperlink"/>
                <w:noProof/>
              </w:rPr>
              <w:fldChar w:fldCharType="separate"/>
            </w:r>
            <w:r w:rsidRPr="00BE084D">
              <w:rPr>
                <w:rStyle w:val="Hyperlink"/>
                <w:noProof/>
              </w:rPr>
              <w:t>Interfaces</w:t>
            </w:r>
            <w:r>
              <w:rPr>
                <w:noProof/>
                <w:webHidden/>
              </w:rPr>
              <w:tab/>
            </w:r>
            <w:r>
              <w:rPr>
                <w:noProof/>
                <w:webHidden/>
              </w:rPr>
              <w:fldChar w:fldCharType="begin"/>
            </w:r>
            <w:r>
              <w:rPr>
                <w:noProof/>
                <w:webHidden/>
              </w:rPr>
              <w:instrText xml:space="preserve"> PAGEREF _Toc390089498 \h </w:instrText>
            </w:r>
            <w:r>
              <w:rPr>
                <w:noProof/>
                <w:webHidden/>
              </w:rPr>
            </w:r>
          </w:ins>
          <w:r>
            <w:rPr>
              <w:noProof/>
              <w:webHidden/>
            </w:rPr>
            <w:fldChar w:fldCharType="separate"/>
          </w:r>
          <w:ins w:id="31" w:author="Steve Cook" w:date="2014-06-09T15:02:00Z">
            <w:r>
              <w:rPr>
                <w:noProof/>
                <w:webHidden/>
              </w:rPr>
              <w:t>7</w:t>
            </w:r>
            <w:r>
              <w:rPr>
                <w:noProof/>
                <w:webHidden/>
              </w:rPr>
              <w:fldChar w:fldCharType="end"/>
            </w:r>
            <w:r w:rsidRPr="00BE084D">
              <w:rPr>
                <w:rStyle w:val="Hyperlink"/>
                <w:noProof/>
              </w:rPr>
              <w:fldChar w:fldCharType="end"/>
            </w:r>
          </w:ins>
        </w:p>
        <w:p w14:paraId="0C0E9054" w14:textId="77777777" w:rsidR="00625C4E" w:rsidRDefault="00625C4E">
          <w:pPr>
            <w:pStyle w:val="TOC2"/>
            <w:tabs>
              <w:tab w:val="right" w:leader="dot" w:pos="9017"/>
            </w:tabs>
            <w:rPr>
              <w:ins w:id="32" w:author="Steve Cook" w:date="2014-06-09T15:02:00Z"/>
              <w:rFonts w:eastAsiaTheme="minorEastAsia"/>
              <w:noProof/>
              <w:lang w:val="en-GB" w:eastAsia="en-GB"/>
            </w:rPr>
          </w:pPr>
          <w:ins w:id="33" w:author="Steve Cook" w:date="2014-06-09T15:02:00Z">
            <w:r w:rsidRPr="00BE084D">
              <w:rPr>
                <w:rStyle w:val="Hyperlink"/>
                <w:noProof/>
              </w:rPr>
              <w:fldChar w:fldCharType="begin"/>
            </w:r>
            <w:r w:rsidRPr="00BE084D">
              <w:rPr>
                <w:rStyle w:val="Hyperlink"/>
                <w:noProof/>
              </w:rPr>
              <w:instrText xml:space="preserve"> </w:instrText>
            </w:r>
            <w:r>
              <w:rPr>
                <w:noProof/>
              </w:rPr>
              <w:instrText>HYPERLINK \l "_Toc390089499"</w:instrText>
            </w:r>
            <w:r w:rsidRPr="00BE084D">
              <w:rPr>
                <w:rStyle w:val="Hyperlink"/>
                <w:noProof/>
              </w:rPr>
              <w:instrText xml:space="preserve"> </w:instrText>
            </w:r>
            <w:r w:rsidRPr="00BE084D">
              <w:rPr>
                <w:rStyle w:val="Hyperlink"/>
                <w:noProof/>
              </w:rPr>
            </w:r>
            <w:r w:rsidRPr="00BE084D">
              <w:rPr>
                <w:rStyle w:val="Hyperlink"/>
                <w:noProof/>
              </w:rPr>
              <w:fldChar w:fldCharType="separate"/>
            </w:r>
            <w:r w:rsidRPr="00BE084D">
              <w:rPr>
                <w:rStyle w:val="Hyperlink"/>
                <w:noProof/>
              </w:rPr>
              <w:t>Components and ports</w:t>
            </w:r>
            <w:r>
              <w:rPr>
                <w:noProof/>
                <w:webHidden/>
              </w:rPr>
              <w:tab/>
            </w:r>
            <w:r>
              <w:rPr>
                <w:noProof/>
                <w:webHidden/>
              </w:rPr>
              <w:fldChar w:fldCharType="begin"/>
            </w:r>
            <w:r>
              <w:rPr>
                <w:noProof/>
                <w:webHidden/>
              </w:rPr>
              <w:instrText xml:space="preserve"> PAGEREF _Toc390089499 \h </w:instrText>
            </w:r>
            <w:r>
              <w:rPr>
                <w:noProof/>
                <w:webHidden/>
              </w:rPr>
            </w:r>
          </w:ins>
          <w:r>
            <w:rPr>
              <w:noProof/>
              <w:webHidden/>
            </w:rPr>
            <w:fldChar w:fldCharType="separate"/>
          </w:r>
          <w:ins w:id="34" w:author="Steve Cook" w:date="2014-06-09T15:02:00Z">
            <w:r>
              <w:rPr>
                <w:noProof/>
                <w:webHidden/>
              </w:rPr>
              <w:t>7</w:t>
            </w:r>
            <w:r>
              <w:rPr>
                <w:noProof/>
                <w:webHidden/>
              </w:rPr>
              <w:fldChar w:fldCharType="end"/>
            </w:r>
            <w:r w:rsidRPr="00BE084D">
              <w:rPr>
                <w:rStyle w:val="Hyperlink"/>
                <w:noProof/>
              </w:rPr>
              <w:fldChar w:fldCharType="end"/>
            </w:r>
          </w:ins>
        </w:p>
        <w:p w14:paraId="25C3AE73" w14:textId="77777777" w:rsidR="00625C4E" w:rsidRDefault="00625C4E">
          <w:pPr>
            <w:pStyle w:val="TOC2"/>
            <w:tabs>
              <w:tab w:val="right" w:leader="dot" w:pos="9017"/>
            </w:tabs>
            <w:rPr>
              <w:ins w:id="35" w:author="Steve Cook" w:date="2014-06-09T15:02:00Z"/>
              <w:rFonts w:eastAsiaTheme="minorEastAsia"/>
              <w:noProof/>
              <w:lang w:val="en-GB" w:eastAsia="en-GB"/>
            </w:rPr>
          </w:pPr>
          <w:ins w:id="36" w:author="Steve Cook" w:date="2014-06-09T15:02:00Z">
            <w:r w:rsidRPr="00BE084D">
              <w:rPr>
                <w:rStyle w:val="Hyperlink"/>
                <w:noProof/>
              </w:rPr>
              <w:fldChar w:fldCharType="begin"/>
            </w:r>
            <w:r w:rsidRPr="00BE084D">
              <w:rPr>
                <w:rStyle w:val="Hyperlink"/>
                <w:noProof/>
              </w:rPr>
              <w:instrText xml:space="preserve"> </w:instrText>
            </w:r>
            <w:r>
              <w:rPr>
                <w:noProof/>
              </w:rPr>
              <w:instrText>HYPERLINK \l "_Toc390089500"</w:instrText>
            </w:r>
            <w:r w:rsidRPr="00BE084D">
              <w:rPr>
                <w:rStyle w:val="Hyperlink"/>
                <w:noProof/>
              </w:rPr>
              <w:instrText xml:space="preserve"> </w:instrText>
            </w:r>
            <w:r w:rsidRPr="00BE084D">
              <w:rPr>
                <w:rStyle w:val="Hyperlink"/>
                <w:noProof/>
              </w:rPr>
            </w:r>
            <w:r w:rsidRPr="00BE084D">
              <w:rPr>
                <w:rStyle w:val="Hyperlink"/>
                <w:noProof/>
              </w:rPr>
              <w:fldChar w:fldCharType="separate"/>
            </w:r>
            <w:r w:rsidRPr="00BE084D">
              <w:rPr>
                <w:rStyle w:val="Hyperlink"/>
                <w:noProof/>
              </w:rPr>
              <w:t>Collaborations &amp; Interactions</w:t>
            </w:r>
            <w:r>
              <w:rPr>
                <w:noProof/>
                <w:webHidden/>
              </w:rPr>
              <w:tab/>
            </w:r>
            <w:r>
              <w:rPr>
                <w:noProof/>
                <w:webHidden/>
              </w:rPr>
              <w:fldChar w:fldCharType="begin"/>
            </w:r>
            <w:r>
              <w:rPr>
                <w:noProof/>
                <w:webHidden/>
              </w:rPr>
              <w:instrText xml:space="preserve"> PAGEREF _Toc390089500 \h </w:instrText>
            </w:r>
            <w:r>
              <w:rPr>
                <w:noProof/>
                <w:webHidden/>
              </w:rPr>
            </w:r>
          </w:ins>
          <w:r>
            <w:rPr>
              <w:noProof/>
              <w:webHidden/>
            </w:rPr>
            <w:fldChar w:fldCharType="separate"/>
          </w:r>
          <w:ins w:id="37" w:author="Steve Cook" w:date="2014-06-09T15:02:00Z">
            <w:r>
              <w:rPr>
                <w:noProof/>
                <w:webHidden/>
              </w:rPr>
              <w:t>8</w:t>
            </w:r>
            <w:r>
              <w:rPr>
                <w:noProof/>
                <w:webHidden/>
              </w:rPr>
              <w:fldChar w:fldCharType="end"/>
            </w:r>
            <w:r w:rsidRPr="00BE084D">
              <w:rPr>
                <w:rStyle w:val="Hyperlink"/>
                <w:noProof/>
              </w:rPr>
              <w:fldChar w:fldCharType="end"/>
            </w:r>
          </w:ins>
        </w:p>
        <w:p w14:paraId="5F0833A3" w14:textId="77777777" w:rsidR="00625C4E" w:rsidRDefault="00625C4E">
          <w:pPr>
            <w:pStyle w:val="TOC1"/>
            <w:tabs>
              <w:tab w:val="right" w:leader="dot" w:pos="9017"/>
            </w:tabs>
            <w:rPr>
              <w:ins w:id="38" w:author="Steve Cook" w:date="2014-06-09T15:02:00Z"/>
              <w:rFonts w:eastAsiaTheme="minorEastAsia"/>
              <w:noProof/>
              <w:lang w:val="en-GB" w:eastAsia="en-GB"/>
            </w:rPr>
          </w:pPr>
          <w:ins w:id="39" w:author="Steve Cook" w:date="2014-06-09T15:02:00Z">
            <w:r w:rsidRPr="00BE084D">
              <w:rPr>
                <w:rStyle w:val="Hyperlink"/>
                <w:noProof/>
              </w:rPr>
              <w:fldChar w:fldCharType="begin"/>
            </w:r>
            <w:r w:rsidRPr="00BE084D">
              <w:rPr>
                <w:rStyle w:val="Hyperlink"/>
                <w:noProof/>
              </w:rPr>
              <w:instrText xml:space="preserve"> </w:instrText>
            </w:r>
            <w:r>
              <w:rPr>
                <w:noProof/>
              </w:rPr>
              <w:instrText>HYPERLINK \l "_Toc390089501"</w:instrText>
            </w:r>
            <w:r w:rsidRPr="00BE084D">
              <w:rPr>
                <w:rStyle w:val="Hyperlink"/>
                <w:noProof/>
              </w:rPr>
              <w:instrText xml:space="preserve"> </w:instrText>
            </w:r>
            <w:r w:rsidRPr="00BE084D">
              <w:rPr>
                <w:rStyle w:val="Hyperlink"/>
                <w:noProof/>
              </w:rPr>
            </w:r>
            <w:r w:rsidRPr="00BE084D">
              <w:rPr>
                <w:rStyle w:val="Hyperlink"/>
                <w:noProof/>
              </w:rPr>
              <w:fldChar w:fldCharType="separate"/>
            </w:r>
            <w:r w:rsidRPr="00BE084D">
              <w:rPr>
                <w:rStyle w:val="Hyperlink"/>
                <w:noProof/>
              </w:rPr>
              <w:t>Modeling the GRA Service Specification</w:t>
            </w:r>
            <w:r>
              <w:rPr>
                <w:noProof/>
                <w:webHidden/>
              </w:rPr>
              <w:tab/>
            </w:r>
            <w:r>
              <w:rPr>
                <w:noProof/>
                <w:webHidden/>
              </w:rPr>
              <w:fldChar w:fldCharType="begin"/>
            </w:r>
            <w:r>
              <w:rPr>
                <w:noProof/>
                <w:webHidden/>
              </w:rPr>
              <w:instrText xml:space="preserve"> PAGEREF _Toc390089501 \h </w:instrText>
            </w:r>
            <w:r>
              <w:rPr>
                <w:noProof/>
                <w:webHidden/>
              </w:rPr>
            </w:r>
          </w:ins>
          <w:r>
            <w:rPr>
              <w:noProof/>
              <w:webHidden/>
            </w:rPr>
            <w:fldChar w:fldCharType="separate"/>
          </w:r>
          <w:ins w:id="40" w:author="Steve Cook" w:date="2014-06-09T15:02:00Z">
            <w:r>
              <w:rPr>
                <w:noProof/>
                <w:webHidden/>
              </w:rPr>
              <w:t>9</w:t>
            </w:r>
            <w:r>
              <w:rPr>
                <w:noProof/>
                <w:webHidden/>
              </w:rPr>
              <w:fldChar w:fldCharType="end"/>
            </w:r>
            <w:r w:rsidRPr="00BE084D">
              <w:rPr>
                <w:rStyle w:val="Hyperlink"/>
                <w:noProof/>
              </w:rPr>
              <w:fldChar w:fldCharType="end"/>
            </w:r>
          </w:ins>
        </w:p>
        <w:p w14:paraId="58B1E774" w14:textId="77777777" w:rsidR="00625C4E" w:rsidRDefault="00625C4E">
          <w:pPr>
            <w:pStyle w:val="TOC1"/>
            <w:tabs>
              <w:tab w:val="right" w:leader="dot" w:pos="9017"/>
            </w:tabs>
            <w:rPr>
              <w:ins w:id="41" w:author="Steve Cook" w:date="2014-06-09T15:02:00Z"/>
              <w:rFonts w:eastAsiaTheme="minorEastAsia"/>
              <w:noProof/>
              <w:lang w:val="en-GB" w:eastAsia="en-GB"/>
            </w:rPr>
          </w:pPr>
          <w:ins w:id="42" w:author="Steve Cook" w:date="2014-06-09T15:02:00Z">
            <w:r w:rsidRPr="00BE084D">
              <w:rPr>
                <w:rStyle w:val="Hyperlink"/>
                <w:noProof/>
              </w:rPr>
              <w:fldChar w:fldCharType="begin"/>
            </w:r>
            <w:r w:rsidRPr="00BE084D">
              <w:rPr>
                <w:rStyle w:val="Hyperlink"/>
                <w:noProof/>
              </w:rPr>
              <w:instrText xml:space="preserve"> </w:instrText>
            </w:r>
            <w:r>
              <w:rPr>
                <w:noProof/>
              </w:rPr>
              <w:instrText>HYPERLINK \l "_Toc390089502"</w:instrText>
            </w:r>
            <w:r w:rsidRPr="00BE084D">
              <w:rPr>
                <w:rStyle w:val="Hyperlink"/>
                <w:noProof/>
              </w:rPr>
              <w:instrText xml:space="preserve"> </w:instrText>
            </w:r>
            <w:r w:rsidRPr="00BE084D">
              <w:rPr>
                <w:rStyle w:val="Hyperlink"/>
                <w:noProof/>
              </w:rPr>
            </w:r>
            <w:r w:rsidRPr="00BE084D">
              <w:rPr>
                <w:rStyle w:val="Hyperlink"/>
                <w:noProof/>
              </w:rPr>
              <w:fldChar w:fldCharType="separate"/>
            </w:r>
            <w:r w:rsidRPr="00BE084D">
              <w:rPr>
                <w:rStyle w:val="Hyperlink"/>
                <w:noProof/>
              </w:rPr>
              <w:t>The GRA Annotation Model</w:t>
            </w:r>
            <w:r>
              <w:rPr>
                <w:noProof/>
                <w:webHidden/>
              </w:rPr>
              <w:tab/>
            </w:r>
            <w:r>
              <w:rPr>
                <w:noProof/>
                <w:webHidden/>
              </w:rPr>
              <w:fldChar w:fldCharType="begin"/>
            </w:r>
            <w:r>
              <w:rPr>
                <w:noProof/>
                <w:webHidden/>
              </w:rPr>
              <w:instrText xml:space="preserve"> PAGEREF _Toc390089502 \h </w:instrText>
            </w:r>
            <w:r>
              <w:rPr>
                <w:noProof/>
                <w:webHidden/>
              </w:rPr>
            </w:r>
          </w:ins>
          <w:r>
            <w:rPr>
              <w:noProof/>
              <w:webHidden/>
            </w:rPr>
            <w:fldChar w:fldCharType="separate"/>
          </w:r>
          <w:ins w:id="43" w:author="Steve Cook" w:date="2014-06-09T15:02:00Z">
            <w:r>
              <w:rPr>
                <w:noProof/>
                <w:webHidden/>
              </w:rPr>
              <w:t>11</w:t>
            </w:r>
            <w:r>
              <w:rPr>
                <w:noProof/>
                <w:webHidden/>
              </w:rPr>
              <w:fldChar w:fldCharType="end"/>
            </w:r>
            <w:r w:rsidRPr="00BE084D">
              <w:rPr>
                <w:rStyle w:val="Hyperlink"/>
                <w:noProof/>
              </w:rPr>
              <w:fldChar w:fldCharType="end"/>
            </w:r>
          </w:ins>
        </w:p>
        <w:p w14:paraId="3C0934EB" w14:textId="77777777" w:rsidR="00625C4E" w:rsidRDefault="00625C4E">
          <w:pPr>
            <w:pStyle w:val="TOC1"/>
            <w:tabs>
              <w:tab w:val="right" w:leader="dot" w:pos="9017"/>
            </w:tabs>
            <w:rPr>
              <w:ins w:id="44" w:author="Steve Cook" w:date="2014-06-09T15:02:00Z"/>
              <w:rFonts w:eastAsiaTheme="minorEastAsia"/>
              <w:noProof/>
              <w:lang w:val="en-GB" w:eastAsia="en-GB"/>
            </w:rPr>
          </w:pPr>
          <w:ins w:id="45" w:author="Steve Cook" w:date="2014-06-09T15:02:00Z">
            <w:r w:rsidRPr="00BE084D">
              <w:rPr>
                <w:rStyle w:val="Hyperlink"/>
                <w:noProof/>
              </w:rPr>
              <w:fldChar w:fldCharType="begin"/>
            </w:r>
            <w:r w:rsidRPr="00BE084D">
              <w:rPr>
                <w:rStyle w:val="Hyperlink"/>
                <w:noProof/>
              </w:rPr>
              <w:instrText xml:space="preserve"> </w:instrText>
            </w:r>
            <w:r>
              <w:rPr>
                <w:noProof/>
              </w:rPr>
              <w:instrText>HYPERLINK \l "_Toc390089503"</w:instrText>
            </w:r>
            <w:r w:rsidRPr="00BE084D">
              <w:rPr>
                <w:rStyle w:val="Hyperlink"/>
                <w:noProof/>
              </w:rPr>
              <w:instrText xml:space="preserve"> </w:instrText>
            </w:r>
            <w:r w:rsidRPr="00BE084D">
              <w:rPr>
                <w:rStyle w:val="Hyperlink"/>
                <w:noProof/>
              </w:rPr>
            </w:r>
            <w:r w:rsidRPr="00BE084D">
              <w:rPr>
                <w:rStyle w:val="Hyperlink"/>
                <w:noProof/>
              </w:rPr>
              <w:fldChar w:fldCharType="separate"/>
            </w:r>
            <w:r w:rsidRPr="00BE084D">
              <w:rPr>
                <w:rStyle w:val="Hyperlink"/>
                <w:noProof/>
              </w:rPr>
              <w:t>Execution of Phase-2 provisioning</w:t>
            </w:r>
            <w:r>
              <w:rPr>
                <w:noProof/>
                <w:webHidden/>
              </w:rPr>
              <w:tab/>
            </w:r>
            <w:r>
              <w:rPr>
                <w:noProof/>
                <w:webHidden/>
              </w:rPr>
              <w:fldChar w:fldCharType="begin"/>
            </w:r>
            <w:r>
              <w:rPr>
                <w:noProof/>
                <w:webHidden/>
              </w:rPr>
              <w:instrText xml:space="preserve"> PAGEREF _Toc390089503 \h </w:instrText>
            </w:r>
            <w:r>
              <w:rPr>
                <w:noProof/>
                <w:webHidden/>
              </w:rPr>
            </w:r>
          </w:ins>
          <w:r>
            <w:rPr>
              <w:noProof/>
              <w:webHidden/>
            </w:rPr>
            <w:fldChar w:fldCharType="separate"/>
          </w:r>
          <w:ins w:id="46" w:author="Steve Cook" w:date="2014-06-09T15:02:00Z">
            <w:r>
              <w:rPr>
                <w:noProof/>
                <w:webHidden/>
              </w:rPr>
              <w:t>13</w:t>
            </w:r>
            <w:r>
              <w:rPr>
                <w:noProof/>
                <w:webHidden/>
              </w:rPr>
              <w:fldChar w:fldCharType="end"/>
            </w:r>
            <w:r w:rsidRPr="00BE084D">
              <w:rPr>
                <w:rStyle w:val="Hyperlink"/>
                <w:noProof/>
              </w:rPr>
              <w:fldChar w:fldCharType="end"/>
            </w:r>
          </w:ins>
        </w:p>
        <w:p w14:paraId="483FE4CD" w14:textId="77777777" w:rsidR="00625C4E" w:rsidRDefault="00625C4E">
          <w:pPr>
            <w:pStyle w:val="TOC1"/>
            <w:tabs>
              <w:tab w:val="right" w:leader="dot" w:pos="9017"/>
            </w:tabs>
            <w:rPr>
              <w:ins w:id="47" w:author="Steve Cook" w:date="2014-06-09T15:02:00Z"/>
              <w:rFonts w:eastAsiaTheme="minorEastAsia"/>
              <w:noProof/>
              <w:lang w:val="en-GB" w:eastAsia="en-GB"/>
            </w:rPr>
          </w:pPr>
          <w:ins w:id="48" w:author="Steve Cook" w:date="2014-06-09T15:02:00Z">
            <w:r w:rsidRPr="00BE084D">
              <w:rPr>
                <w:rStyle w:val="Hyperlink"/>
                <w:noProof/>
              </w:rPr>
              <w:fldChar w:fldCharType="begin"/>
            </w:r>
            <w:r w:rsidRPr="00BE084D">
              <w:rPr>
                <w:rStyle w:val="Hyperlink"/>
                <w:noProof/>
              </w:rPr>
              <w:instrText xml:space="preserve"> </w:instrText>
            </w:r>
            <w:r>
              <w:rPr>
                <w:noProof/>
              </w:rPr>
              <w:instrText>HYPERLINK \l "_Toc390089504"</w:instrText>
            </w:r>
            <w:r w:rsidRPr="00BE084D">
              <w:rPr>
                <w:rStyle w:val="Hyperlink"/>
                <w:noProof/>
              </w:rPr>
              <w:instrText xml:space="preserve"> </w:instrText>
            </w:r>
            <w:r w:rsidRPr="00BE084D">
              <w:rPr>
                <w:rStyle w:val="Hyperlink"/>
                <w:noProof/>
              </w:rPr>
            </w:r>
            <w:r w:rsidRPr="00BE084D">
              <w:rPr>
                <w:rStyle w:val="Hyperlink"/>
                <w:noProof/>
              </w:rPr>
              <w:fldChar w:fldCharType="separate"/>
            </w:r>
            <w:r w:rsidRPr="00BE084D">
              <w:rPr>
                <w:rStyle w:val="Hyperlink"/>
                <w:noProof/>
              </w:rPr>
              <w:t>Appendix A: Supporting Artifacts</w:t>
            </w:r>
            <w:r>
              <w:rPr>
                <w:noProof/>
                <w:webHidden/>
              </w:rPr>
              <w:tab/>
            </w:r>
            <w:r>
              <w:rPr>
                <w:noProof/>
                <w:webHidden/>
              </w:rPr>
              <w:fldChar w:fldCharType="begin"/>
            </w:r>
            <w:r>
              <w:rPr>
                <w:noProof/>
                <w:webHidden/>
              </w:rPr>
              <w:instrText xml:space="preserve"> PAGEREF _Toc390089504 \h </w:instrText>
            </w:r>
            <w:r>
              <w:rPr>
                <w:noProof/>
                <w:webHidden/>
              </w:rPr>
            </w:r>
          </w:ins>
          <w:r>
            <w:rPr>
              <w:noProof/>
              <w:webHidden/>
            </w:rPr>
            <w:fldChar w:fldCharType="separate"/>
          </w:r>
          <w:ins w:id="49" w:author="Steve Cook" w:date="2014-06-09T15:02:00Z">
            <w:r>
              <w:rPr>
                <w:noProof/>
                <w:webHidden/>
              </w:rPr>
              <w:t>14</w:t>
            </w:r>
            <w:r>
              <w:rPr>
                <w:noProof/>
                <w:webHidden/>
              </w:rPr>
              <w:fldChar w:fldCharType="end"/>
            </w:r>
            <w:r w:rsidRPr="00BE084D">
              <w:rPr>
                <w:rStyle w:val="Hyperlink"/>
                <w:noProof/>
              </w:rPr>
              <w:fldChar w:fldCharType="end"/>
            </w:r>
          </w:ins>
        </w:p>
        <w:p w14:paraId="5639669C" w14:textId="77777777" w:rsidR="00625C4E" w:rsidRDefault="00625C4E">
          <w:pPr>
            <w:pStyle w:val="TOC1"/>
            <w:tabs>
              <w:tab w:val="right" w:leader="dot" w:pos="9017"/>
            </w:tabs>
            <w:rPr>
              <w:ins w:id="50" w:author="Steve Cook" w:date="2014-06-09T15:02:00Z"/>
              <w:rFonts w:eastAsiaTheme="minorEastAsia"/>
              <w:noProof/>
              <w:lang w:val="en-GB" w:eastAsia="en-GB"/>
            </w:rPr>
          </w:pPr>
          <w:ins w:id="51" w:author="Steve Cook" w:date="2014-06-09T15:02:00Z">
            <w:r w:rsidRPr="00BE084D">
              <w:rPr>
                <w:rStyle w:val="Hyperlink"/>
                <w:noProof/>
              </w:rPr>
              <w:fldChar w:fldCharType="begin"/>
            </w:r>
            <w:r w:rsidRPr="00BE084D">
              <w:rPr>
                <w:rStyle w:val="Hyperlink"/>
                <w:noProof/>
              </w:rPr>
              <w:instrText xml:space="preserve"> </w:instrText>
            </w:r>
            <w:r>
              <w:rPr>
                <w:noProof/>
              </w:rPr>
              <w:instrText>HYPERLINK \l "_Toc390089505"</w:instrText>
            </w:r>
            <w:r w:rsidRPr="00BE084D">
              <w:rPr>
                <w:rStyle w:val="Hyperlink"/>
                <w:noProof/>
              </w:rPr>
              <w:instrText xml:space="preserve"> </w:instrText>
            </w:r>
            <w:r w:rsidRPr="00BE084D">
              <w:rPr>
                <w:rStyle w:val="Hyperlink"/>
                <w:noProof/>
              </w:rPr>
            </w:r>
            <w:r w:rsidRPr="00BE084D">
              <w:rPr>
                <w:rStyle w:val="Hyperlink"/>
                <w:noProof/>
              </w:rPr>
              <w:fldChar w:fldCharType="separate"/>
            </w:r>
            <w:r w:rsidRPr="00BE084D">
              <w:rPr>
                <w:rStyle w:val="Hyperlink"/>
                <w:noProof/>
              </w:rPr>
              <w:t>Appendix B: Revision History</w:t>
            </w:r>
            <w:r>
              <w:rPr>
                <w:noProof/>
                <w:webHidden/>
              </w:rPr>
              <w:tab/>
            </w:r>
            <w:r>
              <w:rPr>
                <w:noProof/>
                <w:webHidden/>
              </w:rPr>
              <w:fldChar w:fldCharType="begin"/>
            </w:r>
            <w:r>
              <w:rPr>
                <w:noProof/>
                <w:webHidden/>
              </w:rPr>
              <w:instrText xml:space="preserve"> PAGEREF _Toc390089505 \h </w:instrText>
            </w:r>
            <w:r>
              <w:rPr>
                <w:noProof/>
                <w:webHidden/>
              </w:rPr>
            </w:r>
          </w:ins>
          <w:r>
            <w:rPr>
              <w:noProof/>
              <w:webHidden/>
            </w:rPr>
            <w:fldChar w:fldCharType="separate"/>
          </w:r>
          <w:ins w:id="52" w:author="Steve Cook" w:date="2014-06-09T15:02:00Z">
            <w:r>
              <w:rPr>
                <w:noProof/>
                <w:webHidden/>
              </w:rPr>
              <w:t>14</w:t>
            </w:r>
            <w:r>
              <w:rPr>
                <w:noProof/>
                <w:webHidden/>
              </w:rPr>
              <w:fldChar w:fldCharType="end"/>
            </w:r>
            <w:r w:rsidRPr="00BE084D">
              <w:rPr>
                <w:rStyle w:val="Hyperlink"/>
                <w:noProof/>
              </w:rPr>
              <w:fldChar w:fldCharType="end"/>
            </w:r>
          </w:ins>
        </w:p>
        <w:p w14:paraId="3A56C648" w14:textId="77777777" w:rsidR="0079580A" w:rsidDel="004D09E2" w:rsidRDefault="0079580A">
          <w:pPr>
            <w:pStyle w:val="TOC1"/>
            <w:tabs>
              <w:tab w:val="right" w:leader="dot" w:pos="9350"/>
            </w:tabs>
            <w:rPr>
              <w:del w:id="53" w:author="Steve Cook" w:date="2014-06-04T09:42:00Z"/>
              <w:rFonts w:eastAsiaTheme="minorEastAsia"/>
              <w:noProof/>
            </w:rPr>
          </w:pPr>
          <w:del w:id="54" w:author="Steve Cook" w:date="2014-06-04T09:42:00Z">
            <w:r w:rsidRPr="004D09E2" w:rsidDel="004D09E2">
              <w:rPr>
                <w:noProof/>
                <w:rPrChange w:id="55" w:author="Steve Cook" w:date="2014-06-04T09:42:00Z">
                  <w:rPr>
                    <w:rStyle w:val="Hyperlink"/>
                    <w:noProof/>
                  </w:rPr>
                </w:rPrChange>
              </w:rPr>
              <w:delText>Introduction</w:delText>
            </w:r>
            <w:r w:rsidDel="004D09E2">
              <w:rPr>
                <w:noProof/>
                <w:webHidden/>
              </w:rPr>
              <w:tab/>
            </w:r>
            <w:r w:rsidR="0076020A" w:rsidDel="004D09E2">
              <w:rPr>
                <w:noProof/>
                <w:webHidden/>
              </w:rPr>
              <w:delText>3</w:delText>
            </w:r>
          </w:del>
        </w:p>
        <w:p w14:paraId="2E017AB2" w14:textId="77777777" w:rsidR="0079580A" w:rsidDel="004D09E2" w:rsidRDefault="0079580A">
          <w:pPr>
            <w:pStyle w:val="TOC2"/>
            <w:tabs>
              <w:tab w:val="right" w:leader="dot" w:pos="9350"/>
            </w:tabs>
            <w:rPr>
              <w:del w:id="56" w:author="Steve Cook" w:date="2014-06-04T09:42:00Z"/>
              <w:rFonts w:eastAsiaTheme="minorEastAsia"/>
              <w:noProof/>
            </w:rPr>
          </w:pPr>
          <w:del w:id="57" w:author="Steve Cook" w:date="2014-06-04T09:42:00Z">
            <w:r w:rsidRPr="004D09E2" w:rsidDel="004D09E2">
              <w:rPr>
                <w:noProof/>
                <w:rPrChange w:id="58" w:author="Steve Cook" w:date="2014-06-04T09:42:00Z">
                  <w:rPr>
                    <w:rStyle w:val="Hyperlink"/>
                    <w:noProof/>
                  </w:rPr>
                </w:rPrChange>
              </w:rPr>
              <w:delText>Objective</w:delText>
            </w:r>
            <w:r w:rsidDel="004D09E2">
              <w:rPr>
                <w:noProof/>
                <w:webHidden/>
              </w:rPr>
              <w:tab/>
            </w:r>
            <w:r w:rsidR="0076020A" w:rsidDel="004D09E2">
              <w:rPr>
                <w:noProof/>
                <w:webHidden/>
              </w:rPr>
              <w:delText>3</w:delText>
            </w:r>
          </w:del>
        </w:p>
        <w:p w14:paraId="09CCBD88" w14:textId="77777777" w:rsidR="0079580A" w:rsidDel="004D09E2" w:rsidRDefault="0079580A">
          <w:pPr>
            <w:pStyle w:val="TOC2"/>
            <w:tabs>
              <w:tab w:val="right" w:leader="dot" w:pos="9350"/>
            </w:tabs>
            <w:rPr>
              <w:del w:id="59" w:author="Steve Cook" w:date="2014-06-04T09:42:00Z"/>
              <w:rFonts w:eastAsiaTheme="minorEastAsia"/>
              <w:noProof/>
            </w:rPr>
          </w:pPr>
          <w:del w:id="60" w:author="Steve Cook" w:date="2014-06-04T09:42:00Z">
            <w:r w:rsidRPr="004D09E2" w:rsidDel="004D09E2">
              <w:rPr>
                <w:noProof/>
                <w:rPrChange w:id="61" w:author="Steve Cook" w:date="2014-06-04T09:42:00Z">
                  <w:rPr>
                    <w:rStyle w:val="Hyperlink"/>
                    <w:noProof/>
                  </w:rPr>
                </w:rPrChange>
              </w:rPr>
              <w:delText>Problem statement</w:delText>
            </w:r>
            <w:r w:rsidDel="004D09E2">
              <w:rPr>
                <w:noProof/>
                <w:webHidden/>
              </w:rPr>
              <w:tab/>
            </w:r>
            <w:r w:rsidR="0076020A" w:rsidDel="004D09E2">
              <w:rPr>
                <w:noProof/>
                <w:webHidden/>
              </w:rPr>
              <w:delText>3</w:delText>
            </w:r>
          </w:del>
        </w:p>
        <w:p w14:paraId="0E8FCD19" w14:textId="77777777" w:rsidR="0079580A" w:rsidDel="004D09E2" w:rsidRDefault="0079580A">
          <w:pPr>
            <w:pStyle w:val="TOC2"/>
            <w:tabs>
              <w:tab w:val="right" w:leader="dot" w:pos="9350"/>
            </w:tabs>
            <w:rPr>
              <w:del w:id="62" w:author="Steve Cook" w:date="2014-06-04T09:42:00Z"/>
              <w:rFonts w:eastAsiaTheme="minorEastAsia"/>
              <w:noProof/>
            </w:rPr>
          </w:pPr>
          <w:del w:id="63" w:author="Steve Cook" w:date="2014-06-04T09:42:00Z">
            <w:r w:rsidRPr="004D09E2" w:rsidDel="004D09E2">
              <w:rPr>
                <w:noProof/>
                <w:rPrChange w:id="64" w:author="Steve Cook" w:date="2014-06-04T09:42:00Z">
                  <w:rPr>
                    <w:rStyle w:val="Hyperlink"/>
                    <w:noProof/>
                  </w:rPr>
                </w:rPrChange>
              </w:rPr>
              <w:delText>Approach Overview</w:delText>
            </w:r>
            <w:r w:rsidDel="004D09E2">
              <w:rPr>
                <w:noProof/>
                <w:webHidden/>
              </w:rPr>
              <w:tab/>
            </w:r>
            <w:r w:rsidR="0076020A" w:rsidDel="004D09E2">
              <w:rPr>
                <w:noProof/>
                <w:webHidden/>
              </w:rPr>
              <w:delText>3</w:delText>
            </w:r>
          </w:del>
        </w:p>
        <w:p w14:paraId="3DBBDE85" w14:textId="77777777" w:rsidR="0079580A" w:rsidDel="004D09E2" w:rsidRDefault="0079580A">
          <w:pPr>
            <w:pStyle w:val="TOC2"/>
            <w:tabs>
              <w:tab w:val="right" w:leader="dot" w:pos="9350"/>
            </w:tabs>
            <w:rPr>
              <w:del w:id="65" w:author="Steve Cook" w:date="2014-06-04T09:42:00Z"/>
              <w:rFonts w:eastAsiaTheme="minorEastAsia"/>
              <w:noProof/>
            </w:rPr>
          </w:pPr>
          <w:del w:id="66" w:author="Steve Cook" w:date="2014-06-04T09:42:00Z">
            <w:r w:rsidRPr="004D09E2" w:rsidDel="004D09E2">
              <w:rPr>
                <w:noProof/>
                <w:rPrChange w:id="67" w:author="Steve Cook" w:date="2014-06-04T09:42:00Z">
                  <w:rPr>
                    <w:rStyle w:val="Hyperlink"/>
                    <w:noProof/>
                  </w:rPr>
                </w:rPrChange>
              </w:rPr>
              <w:delText>Supporting artifacts</w:delText>
            </w:r>
            <w:r w:rsidDel="004D09E2">
              <w:rPr>
                <w:noProof/>
                <w:webHidden/>
              </w:rPr>
              <w:tab/>
            </w:r>
          </w:del>
          <w:del w:id="68" w:author="Steve Cook" w:date="2014-06-03T13:48:00Z">
            <w:r w:rsidDel="0076020A">
              <w:rPr>
                <w:noProof/>
                <w:webHidden/>
              </w:rPr>
              <w:delText>4</w:delText>
            </w:r>
          </w:del>
        </w:p>
        <w:p w14:paraId="6B54751F" w14:textId="77777777" w:rsidR="0079580A" w:rsidDel="004D09E2" w:rsidRDefault="0079580A">
          <w:pPr>
            <w:pStyle w:val="TOC2"/>
            <w:tabs>
              <w:tab w:val="right" w:leader="dot" w:pos="9350"/>
            </w:tabs>
            <w:rPr>
              <w:del w:id="69" w:author="Steve Cook" w:date="2014-06-04T09:42:00Z"/>
              <w:rFonts w:eastAsiaTheme="minorEastAsia"/>
              <w:noProof/>
            </w:rPr>
          </w:pPr>
          <w:del w:id="70" w:author="Steve Cook" w:date="2014-06-04T09:42:00Z">
            <w:r w:rsidRPr="004D09E2" w:rsidDel="004D09E2">
              <w:rPr>
                <w:noProof/>
                <w:rPrChange w:id="71" w:author="Steve Cook" w:date="2014-06-04T09:42:00Z">
                  <w:rPr>
                    <w:rStyle w:val="Hyperlink"/>
                    <w:noProof/>
                  </w:rPr>
                </w:rPrChange>
              </w:rPr>
              <w:delText>Structure of metadata in GRA models</w:delText>
            </w:r>
            <w:r w:rsidDel="004D09E2">
              <w:rPr>
                <w:noProof/>
                <w:webHidden/>
              </w:rPr>
              <w:tab/>
            </w:r>
            <w:r w:rsidR="0076020A" w:rsidDel="004D09E2">
              <w:rPr>
                <w:noProof/>
                <w:webHidden/>
              </w:rPr>
              <w:delText>5</w:delText>
            </w:r>
          </w:del>
        </w:p>
        <w:p w14:paraId="221E1A2E" w14:textId="77777777" w:rsidR="0079580A" w:rsidDel="004D09E2" w:rsidRDefault="0079580A">
          <w:pPr>
            <w:pStyle w:val="TOC2"/>
            <w:tabs>
              <w:tab w:val="right" w:leader="dot" w:pos="9350"/>
            </w:tabs>
            <w:rPr>
              <w:del w:id="72" w:author="Steve Cook" w:date="2014-06-04T09:42:00Z"/>
              <w:rFonts w:eastAsiaTheme="minorEastAsia"/>
              <w:noProof/>
            </w:rPr>
          </w:pPr>
          <w:del w:id="73" w:author="Steve Cook" w:date="2014-06-04T09:42:00Z">
            <w:r w:rsidRPr="004D09E2" w:rsidDel="004D09E2">
              <w:rPr>
                <w:noProof/>
                <w:rPrChange w:id="74" w:author="Steve Cook" w:date="2014-06-04T09:42:00Z">
                  <w:rPr>
                    <w:rStyle w:val="Hyperlink"/>
                    <w:noProof/>
                  </w:rPr>
                </w:rPrChange>
              </w:rPr>
              <w:delText>Elements of the UML “Platform independent model” (PIM)</w:delText>
            </w:r>
            <w:r w:rsidDel="004D09E2">
              <w:rPr>
                <w:noProof/>
                <w:webHidden/>
              </w:rPr>
              <w:tab/>
            </w:r>
          </w:del>
          <w:del w:id="75" w:author="Steve Cook" w:date="2014-06-03T13:48:00Z">
            <w:r w:rsidDel="0076020A">
              <w:rPr>
                <w:noProof/>
                <w:webHidden/>
              </w:rPr>
              <w:delText>5</w:delText>
            </w:r>
          </w:del>
        </w:p>
        <w:p w14:paraId="77DF0A2F" w14:textId="77777777" w:rsidR="0079580A" w:rsidDel="004D09E2" w:rsidRDefault="0079580A">
          <w:pPr>
            <w:pStyle w:val="TOC3"/>
            <w:tabs>
              <w:tab w:val="right" w:leader="dot" w:pos="9350"/>
            </w:tabs>
            <w:rPr>
              <w:del w:id="76" w:author="Steve Cook" w:date="2014-06-04T09:42:00Z"/>
              <w:rFonts w:eastAsiaTheme="minorEastAsia"/>
              <w:noProof/>
            </w:rPr>
          </w:pPr>
          <w:del w:id="77" w:author="Steve Cook" w:date="2014-06-04T09:42:00Z">
            <w:r w:rsidRPr="004D09E2" w:rsidDel="004D09E2">
              <w:rPr>
                <w:noProof/>
                <w:rPrChange w:id="78" w:author="Steve Cook" w:date="2014-06-04T09:42:00Z">
                  <w:rPr>
                    <w:rStyle w:val="Hyperlink"/>
                    <w:noProof/>
                  </w:rPr>
                </w:rPrChange>
              </w:rPr>
              <w:delText>Actors</w:delText>
            </w:r>
            <w:r w:rsidDel="004D09E2">
              <w:rPr>
                <w:noProof/>
                <w:webHidden/>
              </w:rPr>
              <w:tab/>
            </w:r>
          </w:del>
          <w:del w:id="79" w:author="Steve Cook" w:date="2014-06-03T13:48:00Z">
            <w:r w:rsidDel="0076020A">
              <w:rPr>
                <w:noProof/>
                <w:webHidden/>
              </w:rPr>
              <w:delText>5</w:delText>
            </w:r>
          </w:del>
        </w:p>
        <w:p w14:paraId="4296A51C" w14:textId="77777777" w:rsidR="0079580A" w:rsidDel="004D09E2" w:rsidRDefault="0079580A">
          <w:pPr>
            <w:pStyle w:val="TOC3"/>
            <w:tabs>
              <w:tab w:val="right" w:leader="dot" w:pos="9350"/>
            </w:tabs>
            <w:rPr>
              <w:del w:id="80" w:author="Steve Cook" w:date="2014-06-04T09:42:00Z"/>
              <w:rFonts w:eastAsiaTheme="minorEastAsia"/>
              <w:noProof/>
            </w:rPr>
          </w:pPr>
          <w:del w:id="81" w:author="Steve Cook" w:date="2014-06-04T09:42:00Z">
            <w:r w:rsidRPr="004D09E2" w:rsidDel="004D09E2">
              <w:rPr>
                <w:noProof/>
                <w:rPrChange w:id="82" w:author="Steve Cook" w:date="2014-06-04T09:42:00Z">
                  <w:rPr>
                    <w:rStyle w:val="Hyperlink"/>
                    <w:noProof/>
                  </w:rPr>
                </w:rPrChange>
              </w:rPr>
              <w:delText>Use cases</w:delText>
            </w:r>
            <w:r w:rsidDel="004D09E2">
              <w:rPr>
                <w:noProof/>
                <w:webHidden/>
              </w:rPr>
              <w:tab/>
            </w:r>
            <w:r w:rsidR="0076020A" w:rsidDel="004D09E2">
              <w:rPr>
                <w:noProof/>
                <w:webHidden/>
              </w:rPr>
              <w:delText>6</w:delText>
            </w:r>
          </w:del>
        </w:p>
        <w:p w14:paraId="2848FC90" w14:textId="77777777" w:rsidR="0079580A" w:rsidDel="004D09E2" w:rsidRDefault="0079580A">
          <w:pPr>
            <w:pStyle w:val="TOC3"/>
            <w:tabs>
              <w:tab w:val="right" w:leader="dot" w:pos="9350"/>
            </w:tabs>
            <w:rPr>
              <w:del w:id="83" w:author="Steve Cook" w:date="2014-06-04T09:42:00Z"/>
              <w:rFonts w:eastAsiaTheme="minorEastAsia"/>
              <w:noProof/>
            </w:rPr>
          </w:pPr>
          <w:del w:id="84" w:author="Steve Cook" w:date="2014-06-04T09:42:00Z">
            <w:r w:rsidRPr="004D09E2" w:rsidDel="004D09E2">
              <w:rPr>
                <w:noProof/>
                <w:rPrChange w:id="85" w:author="Steve Cook" w:date="2014-06-04T09:42:00Z">
                  <w:rPr>
                    <w:rStyle w:val="Hyperlink"/>
                    <w:noProof/>
                  </w:rPr>
                </w:rPrChange>
              </w:rPr>
              <w:delText>Interfaces</w:delText>
            </w:r>
            <w:r w:rsidDel="004D09E2">
              <w:rPr>
                <w:noProof/>
                <w:webHidden/>
              </w:rPr>
              <w:tab/>
            </w:r>
            <w:r w:rsidR="0076020A" w:rsidDel="004D09E2">
              <w:rPr>
                <w:noProof/>
                <w:webHidden/>
              </w:rPr>
              <w:delText>7</w:delText>
            </w:r>
          </w:del>
        </w:p>
        <w:p w14:paraId="130DEE8A" w14:textId="77777777" w:rsidR="0079580A" w:rsidDel="004D09E2" w:rsidRDefault="0079580A">
          <w:pPr>
            <w:pStyle w:val="TOC3"/>
            <w:tabs>
              <w:tab w:val="right" w:leader="dot" w:pos="9350"/>
            </w:tabs>
            <w:rPr>
              <w:del w:id="86" w:author="Steve Cook" w:date="2014-06-04T09:42:00Z"/>
              <w:rFonts w:eastAsiaTheme="minorEastAsia"/>
              <w:noProof/>
            </w:rPr>
          </w:pPr>
          <w:del w:id="87" w:author="Steve Cook" w:date="2014-06-04T09:42:00Z">
            <w:r w:rsidRPr="004D09E2" w:rsidDel="004D09E2">
              <w:rPr>
                <w:noProof/>
                <w:rPrChange w:id="88" w:author="Steve Cook" w:date="2014-06-04T09:42:00Z">
                  <w:rPr>
                    <w:rStyle w:val="Hyperlink"/>
                    <w:noProof/>
                  </w:rPr>
                </w:rPrChange>
              </w:rPr>
              <w:delText>Components and ports</w:delText>
            </w:r>
            <w:r w:rsidDel="004D09E2">
              <w:rPr>
                <w:noProof/>
                <w:webHidden/>
              </w:rPr>
              <w:tab/>
            </w:r>
          </w:del>
          <w:del w:id="89" w:author="Steve Cook" w:date="2014-06-03T13:48:00Z">
            <w:r w:rsidDel="0076020A">
              <w:rPr>
                <w:noProof/>
                <w:webHidden/>
              </w:rPr>
              <w:delText>8</w:delText>
            </w:r>
          </w:del>
        </w:p>
        <w:p w14:paraId="1884EFE3" w14:textId="77777777" w:rsidR="0079580A" w:rsidDel="004D09E2" w:rsidRDefault="0079580A">
          <w:pPr>
            <w:pStyle w:val="TOC3"/>
            <w:tabs>
              <w:tab w:val="right" w:leader="dot" w:pos="9350"/>
            </w:tabs>
            <w:rPr>
              <w:del w:id="90" w:author="Steve Cook" w:date="2014-06-04T09:42:00Z"/>
              <w:rFonts w:eastAsiaTheme="minorEastAsia"/>
              <w:noProof/>
            </w:rPr>
          </w:pPr>
          <w:del w:id="91" w:author="Steve Cook" w:date="2014-06-04T09:42:00Z">
            <w:r w:rsidRPr="004D09E2" w:rsidDel="004D09E2">
              <w:rPr>
                <w:noProof/>
                <w:rPrChange w:id="92" w:author="Steve Cook" w:date="2014-06-04T09:42:00Z">
                  <w:rPr>
                    <w:rStyle w:val="Hyperlink"/>
                    <w:noProof/>
                  </w:rPr>
                </w:rPrChange>
              </w:rPr>
              <w:delText>Collaborations &amp; Interactions</w:delText>
            </w:r>
            <w:r w:rsidDel="004D09E2">
              <w:rPr>
                <w:noProof/>
                <w:webHidden/>
              </w:rPr>
              <w:tab/>
            </w:r>
            <w:r w:rsidR="0076020A" w:rsidDel="004D09E2">
              <w:rPr>
                <w:noProof/>
                <w:webHidden/>
              </w:rPr>
              <w:delText>8</w:delText>
            </w:r>
          </w:del>
        </w:p>
        <w:p w14:paraId="3EF3A371" w14:textId="77777777" w:rsidR="0079580A" w:rsidDel="004D09E2" w:rsidRDefault="0079580A">
          <w:pPr>
            <w:pStyle w:val="TOC2"/>
            <w:tabs>
              <w:tab w:val="right" w:leader="dot" w:pos="9350"/>
            </w:tabs>
            <w:rPr>
              <w:del w:id="93" w:author="Steve Cook" w:date="2014-06-04T09:42:00Z"/>
              <w:rFonts w:eastAsiaTheme="minorEastAsia"/>
              <w:noProof/>
            </w:rPr>
          </w:pPr>
          <w:del w:id="94" w:author="Steve Cook" w:date="2014-06-04T09:42:00Z">
            <w:r w:rsidRPr="004D09E2" w:rsidDel="004D09E2">
              <w:rPr>
                <w:noProof/>
                <w:rPrChange w:id="95" w:author="Steve Cook" w:date="2014-06-04T09:42:00Z">
                  <w:rPr>
                    <w:rStyle w:val="Hyperlink"/>
                    <w:noProof/>
                  </w:rPr>
                </w:rPrChange>
              </w:rPr>
              <w:delText>The GRA Service and Service Interface Specification</w:delText>
            </w:r>
            <w:r w:rsidDel="004D09E2">
              <w:rPr>
                <w:noProof/>
                <w:webHidden/>
              </w:rPr>
              <w:tab/>
            </w:r>
            <w:r w:rsidR="0076020A" w:rsidDel="004D09E2">
              <w:rPr>
                <w:noProof/>
                <w:webHidden/>
              </w:rPr>
              <w:delText>9</w:delText>
            </w:r>
          </w:del>
        </w:p>
        <w:p w14:paraId="23D206EF" w14:textId="77777777" w:rsidR="0079580A" w:rsidDel="004D09E2" w:rsidRDefault="0079580A">
          <w:pPr>
            <w:pStyle w:val="TOC2"/>
            <w:tabs>
              <w:tab w:val="right" w:leader="dot" w:pos="9350"/>
            </w:tabs>
            <w:rPr>
              <w:del w:id="96" w:author="Steve Cook" w:date="2014-06-04T09:42:00Z"/>
              <w:rFonts w:eastAsiaTheme="minorEastAsia"/>
              <w:noProof/>
            </w:rPr>
          </w:pPr>
          <w:del w:id="97" w:author="Steve Cook" w:date="2014-06-04T09:42:00Z">
            <w:r w:rsidRPr="004D09E2" w:rsidDel="004D09E2">
              <w:rPr>
                <w:noProof/>
                <w:rPrChange w:id="98" w:author="Steve Cook" w:date="2014-06-04T09:42:00Z">
                  <w:rPr>
                    <w:rStyle w:val="Hyperlink"/>
                    <w:noProof/>
                  </w:rPr>
                </w:rPrChange>
              </w:rPr>
              <w:delText>Structure of the populated annotation metadata</w:delText>
            </w:r>
            <w:r w:rsidDel="004D09E2">
              <w:rPr>
                <w:noProof/>
                <w:webHidden/>
              </w:rPr>
              <w:tab/>
            </w:r>
            <w:r w:rsidR="0076020A" w:rsidDel="004D09E2">
              <w:rPr>
                <w:noProof/>
                <w:webHidden/>
              </w:rPr>
              <w:delText>12</w:delText>
            </w:r>
          </w:del>
        </w:p>
        <w:p w14:paraId="4B60D358" w14:textId="77777777" w:rsidR="0079580A" w:rsidDel="004D09E2" w:rsidRDefault="0079580A">
          <w:pPr>
            <w:pStyle w:val="TOC2"/>
            <w:tabs>
              <w:tab w:val="right" w:leader="dot" w:pos="9350"/>
            </w:tabs>
            <w:rPr>
              <w:del w:id="99" w:author="Steve Cook" w:date="2014-06-04T09:42:00Z"/>
              <w:rFonts w:eastAsiaTheme="minorEastAsia"/>
              <w:noProof/>
            </w:rPr>
          </w:pPr>
          <w:del w:id="100" w:author="Steve Cook" w:date="2014-06-04T09:42:00Z">
            <w:r w:rsidRPr="004D09E2" w:rsidDel="004D09E2">
              <w:rPr>
                <w:noProof/>
                <w:rPrChange w:id="101" w:author="Steve Cook" w:date="2014-06-04T09:42:00Z">
                  <w:rPr>
                    <w:rStyle w:val="Hyperlink"/>
                    <w:noProof/>
                  </w:rPr>
                </w:rPrChange>
              </w:rPr>
              <w:delText>Execution of Phase-2 provisioning</w:delText>
            </w:r>
            <w:r w:rsidDel="004D09E2">
              <w:rPr>
                <w:noProof/>
                <w:webHidden/>
              </w:rPr>
              <w:tab/>
            </w:r>
            <w:r w:rsidR="0076020A" w:rsidDel="004D09E2">
              <w:rPr>
                <w:noProof/>
                <w:webHidden/>
              </w:rPr>
              <w:delText>14</w:delText>
            </w:r>
          </w:del>
        </w:p>
        <w:p w14:paraId="5C98AC9C" w14:textId="77777777" w:rsidR="0079580A" w:rsidDel="004D09E2" w:rsidRDefault="0079580A">
          <w:pPr>
            <w:pStyle w:val="TOC1"/>
            <w:tabs>
              <w:tab w:val="right" w:leader="dot" w:pos="9350"/>
            </w:tabs>
            <w:rPr>
              <w:del w:id="102" w:author="Steve Cook" w:date="2014-06-04T09:42:00Z"/>
              <w:rFonts w:eastAsiaTheme="minorEastAsia"/>
              <w:noProof/>
            </w:rPr>
          </w:pPr>
          <w:del w:id="103" w:author="Steve Cook" w:date="2014-06-04T09:42:00Z">
            <w:r w:rsidRPr="004D09E2" w:rsidDel="004D09E2">
              <w:rPr>
                <w:noProof/>
                <w:rPrChange w:id="104" w:author="Steve Cook" w:date="2014-06-04T09:42:00Z">
                  <w:rPr>
                    <w:rStyle w:val="Hyperlink"/>
                    <w:noProof/>
                  </w:rPr>
                </w:rPrChange>
              </w:rPr>
              <w:delText>Appendix B: Revision History</w:delText>
            </w:r>
            <w:r w:rsidDel="004D09E2">
              <w:rPr>
                <w:noProof/>
                <w:webHidden/>
              </w:rPr>
              <w:tab/>
            </w:r>
            <w:r w:rsidR="0076020A" w:rsidDel="004D09E2">
              <w:rPr>
                <w:noProof/>
                <w:webHidden/>
              </w:rPr>
              <w:delText>15</w:delText>
            </w:r>
          </w:del>
        </w:p>
        <w:p w14:paraId="7904FF61" w14:textId="77777777" w:rsidR="000843F2" w:rsidRDefault="000843F2" w:rsidP="00B63340">
          <w:r>
            <w:rPr>
              <w:b/>
              <w:bCs/>
              <w:noProof/>
            </w:rPr>
            <w:fldChar w:fldCharType="end"/>
          </w:r>
        </w:p>
      </w:sdtContent>
    </w:sdt>
    <w:p w14:paraId="4FC63488" w14:textId="4D736EB0" w:rsidR="00F01254" w:rsidDel="004D09E2" w:rsidRDefault="00F01254">
      <w:pPr>
        <w:pStyle w:val="TableofFigures"/>
        <w:tabs>
          <w:tab w:val="right" w:leader="dot" w:pos="9350"/>
        </w:tabs>
        <w:rPr>
          <w:del w:id="105" w:author="Steve Cook" w:date="2014-06-04T09:43:00Z"/>
        </w:rPr>
      </w:pPr>
    </w:p>
    <w:p w14:paraId="01DA2ED6" w14:textId="6794AB10" w:rsidR="00F01254" w:rsidRPr="00F01254" w:rsidDel="004D09E2" w:rsidRDefault="00F01254" w:rsidP="00F01254">
      <w:pPr>
        <w:rPr>
          <w:del w:id="106" w:author="Steve Cook" w:date="2014-06-04T09:43:00Z"/>
        </w:rPr>
      </w:pPr>
    </w:p>
    <w:p w14:paraId="2A436AA9" w14:textId="77777777" w:rsidR="00F01254" w:rsidRPr="00F01254" w:rsidRDefault="00F01254" w:rsidP="00F01254">
      <w:pPr>
        <w:rPr>
          <w:rFonts w:asciiTheme="majorHAnsi" w:hAnsiTheme="majorHAnsi" w:cstheme="majorBidi"/>
          <w:bCs/>
          <w:color w:val="2E74B5" w:themeColor="accent1" w:themeShade="BF"/>
          <w:sz w:val="32"/>
          <w:szCs w:val="32"/>
          <w:lang w:eastAsia="ja-JP"/>
        </w:rPr>
      </w:pPr>
      <w:r w:rsidRPr="00F01254">
        <w:rPr>
          <w:rFonts w:asciiTheme="majorHAnsi" w:hAnsiTheme="majorHAnsi" w:cstheme="majorBidi"/>
          <w:bCs/>
          <w:color w:val="2E74B5" w:themeColor="accent1" w:themeShade="BF"/>
          <w:sz w:val="32"/>
          <w:szCs w:val="32"/>
          <w:lang w:eastAsia="ja-JP"/>
        </w:rPr>
        <w:t>Table of Figures</w:t>
      </w:r>
    </w:p>
    <w:p w14:paraId="6F6187D2" w14:textId="77777777" w:rsidR="00625C4E" w:rsidRDefault="001F4DD5">
      <w:pPr>
        <w:pStyle w:val="TableofFigures"/>
        <w:tabs>
          <w:tab w:val="right" w:leader="dot" w:pos="9017"/>
        </w:tabs>
        <w:rPr>
          <w:ins w:id="107" w:author="Steve Cook" w:date="2014-06-09T15:02:00Z"/>
          <w:rFonts w:eastAsiaTheme="minorEastAsia"/>
          <w:noProof/>
          <w:lang w:val="en-GB" w:eastAsia="en-GB"/>
        </w:rPr>
      </w:pPr>
      <w:r>
        <w:fldChar w:fldCharType="begin"/>
      </w:r>
      <w:r>
        <w:instrText xml:space="preserve"> TOC \h \z \c "Figure" </w:instrText>
      </w:r>
      <w:r>
        <w:fldChar w:fldCharType="separate"/>
      </w:r>
      <w:ins w:id="108" w:author="Steve Cook" w:date="2014-06-09T15:02:00Z">
        <w:r w:rsidR="00625C4E" w:rsidRPr="005A29E0">
          <w:rPr>
            <w:rStyle w:val="Hyperlink"/>
            <w:noProof/>
          </w:rPr>
          <w:fldChar w:fldCharType="begin"/>
        </w:r>
        <w:r w:rsidR="00625C4E" w:rsidRPr="005A29E0">
          <w:rPr>
            <w:rStyle w:val="Hyperlink"/>
            <w:noProof/>
          </w:rPr>
          <w:instrText xml:space="preserve"> </w:instrText>
        </w:r>
        <w:r w:rsidR="00625C4E">
          <w:rPr>
            <w:noProof/>
          </w:rPr>
          <w:instrText>HYPERLINK \l "_Toc390089506"</w:instrText>
        </w:r>
        <w:r w:rsidR="00625C4E" w:rsidRPr="005A29E0">
          <w:rPr>
            <w:rStyle w:val="Hyperlink"/>
            <w:noProof/>
          </w:rPr>
          <w:instrText xml:space="preserve"> </w:instrText>
        </w:r>
        <w:r w:rsidR="00625C4E" w:rsidRPr="005A29E0">
          <w:rPr>
            <w:rStyle w:val="Hyperlink"/>
            <w:noProof/>
          </w:rPr>
        </w:r>
        <w:r w:rsidR="00625C4E" w:rsidRPr="005A29E0">
          <w:rPr>
            <w:rStyle w:val="Hyperlink"/>
            <w:noProof/>
          </w:rPr>
          <w:fldChar w:fldCharType="separate"/>
        </w:r>
        <w:r w:rsidR="00625C4E" w:rsidRPr="005A29E0">
          <w:rPr>
            <w:rStyle w:val="Hyperlink"/>
            <w:noProof/>
          </w:rPr>
          <w:t>Figure 1 Two-stage SSP provisioning</w:t>
        </w:r>
        <w:r w:rsidR="00625C4E">
          <w:rPr>
            <w:noProof/>
            <w:webHidden/>
          </w:rPr>
          <w:tab/>
        </w:r>
        <w:r w:rsidR="00625C4E">
          <w:rPr>
            <w:noProof/>
            <w:webHidden/>
          </w:rPr>
          <w:fldChar w:fldCharType="begin"/>
        </w:r>
        <w:r w:rsidR="00625C4E">
          <w:rPr>
            <w:noProof/>
            <w:webHidden/>
          </w:rPr>
          <w:instrText xml:space="preserve"> PAGEREF _Toc390089506 \h </w:instrText>
        </w:r>
        <w:r w:rsidR="00625C4E">
          <w:rPr>
            <w:noProof/>
            <w:webHidden/>
          </w:rPr>
        </w:r>
      </w:ins>
      <w:r w:rsidR="00625C4E">
        <w:rPr>
          <w:noProof/>
          <w:webHidden/>
        </w:rPr>
        <w:fldChar w:fldCharType="separate"/>
      </w:r>
      <w:ins w:id="109" w:author="Steve Cook" w:date="2014-06-09T15:02:00Z">
        <w:r w:rsidR="00625C4E">
          <w:rPr>
            <w:noProof/>
            <w:webHidden/>
          </w:rPr>
          <w:t>4</w:t>
        </w:r>
        <w:r w:rsidR="00625C4E">
          <w:rPr>
            <w:noProof/>
            <w:webHidden/>
          </w:rPr>
          <w:fldChar w:fldCharType="end"/>
        </w:r>
        <w:r w:rsidR="00625C4E" w:rsidRPr="005A29E0">
          <w:rPr>
            <w:rStyle w:val="Hyperlink"/>
            <w:noProof/>
          </w:rPr>
          <w:fldChar w:fldCharType="end"/>
        </w:r>
      </w:ins>
    </w:p>
    <w:p w14:paraId="0BA48239" w14:textId="77777777" w:rsidR="00625C4E" w:rsidRDefault="00625C4E">
      <w:pPr>
        <w:pStyle w:val="TableofFigures"/>
        <w:tabs>
          <w:tab w:val="right" w:leader="dot" w:pos="9017"/>
        </w:tabs>
        <w:rPr>
          <w:ins w:id="110" w:author="Steve Cook" w:date="2014-06-09T15:02:00Z"/>
          <w:rFonts w:eastAsiaTheme="minorEastAsia"/>
          <w:noProof/>
          <w:lang w:val="en-GB" w:eastAsia="en-GB"/>
        </w:rPr>
      </w:pPr>
      <w:ins w:id="111" w:author="Steve Cook" w:date="2014-06-09T15:02:00Z">
        <w:r w:rsidRPr="005A29E0">
          <w:rPr>
            <w:rStyle w:val="Hyperlink"/>
            <w:noProof/>
          </w:rPr>
          <w:fldChar w:fldCharType="begin"/>
        </w:r>
        <w:r w:rsidRPr="005A29E0">
          <w:rPr>
            <w:rStyle w:val="Hyperlink"/>
            <w:noProof/>
          </w:rPr>
          <w:instrText xml:space="preserve"> </w:instrText>
        </w:r>
        <w:r>
          <w:rPr>
            <w:noProof/>
          </w:rPr>
          <w:instrText>HYPERLINK \l "_Toc390089507"</w:instrText>
        </w:r>
        <w:r w:rsidRPr="005A29E0">
          <w:rPr>
            <w:rStyle w:val="Hyperlink"/>
            <w:noProof/>
          </w:rPr>
          <w:instrText xml:space="preserve"> </w:instrText>
        </w:r>
        <w:r w:rsidRPr="005A29E0">
          <w:rPr>
            <w:rStyle w:val="Hyperlink"/>
            <w:noProof/>
          </w:rPr>
        </w:r>
        <w:r w:rsidRPr="005A29E0">
          <w:rPr>
            <w:rStyle w:val="Hyperlink"/>
            <w:noProof/>
          </w:rPr>
          <w:fldChar w:fldCharType="separate"/>
        </w:r>
        <w:r w:rsidRPr="005A29E0">
          <w:rPr>
            <w:rStyle w:val="Hyperlink"/>
            <w:noProof/>
          </w:rPr>
          <w:t>Figure 2 SIRS example - Actors</w:t>
        </w:r>
        <w:r>
          <w:rPr>
            <w:noProof/>
            <w:webHidden/>
          </w:rPr>
          <w:tab/>
        </w:r>
        <w:r>
          <w:rPr>
            <w:noProof/>
            <w:webHidden/>
          </w:rPr>
          <w:fldChar w:fldCharType="begin"/>
        </w:r>
        <w:r>
          <w:rPr>
            <w:noProof/>
            <w:webHidden/>
          </w:rPr>
          <w:instrText xml:space="preserve"> PAGEREF _Toc390089507 \h </w:instrText>
        </w:r>
        <w:r>
          <w:rPr>
            <w:noProof/>
            <w:webHidden/>
          </w:rPr>
        </w:r>
      </w:ins>
      <w:r>
        <w:rPr>
          <w:noProof/>
          <w:webHidden/>
        </w:rPr>
        <w:fldChar w:fldCharType="separate"/>
      </w:r>
      <w:ins w:id="112" w:author="Steve Cook" w:date="2014-06-09T15:02:00Z">
        <w:r>
          <w:rPr>
            <w:noProof/>
            <w:webHidden/>
          </w:rPr>
          <w:t>6</w:t>
        </w:r>
        <w:r>
          <w:rPr>
            <w:noProof/>
            <w:webHidden/>
          </w:rPr>
          <w:fldChar w:fldCharType="end"/>
        </w:r>
        <w:r w:rsidRPr="005A29E0">
          <w:rPr>
            <w:rStyle w:val="Hyperlink"/>
            <w:noProof/>
          </w:rPr>
          <w:fldChar w:fldCharType="end"/>
        </w:r>
      </w:ins>
    </w:p>
    <w:p w14:paraId="41246CCB" w14:textId="77777777" w:rsidR="00625C4E" w:rsidRDefault="00625C4E">
      <w:pPr>
        <w:pStyle w:val="TableofFigures"/>
        <w:tabs>
          <w:tab w:val="right" w:leader="dot" w:pos="9017"/>
        </w:tabs>
        <w:rPr>
          <w:ins w:id="113" w:author="Steve Cook" w:date="2014-06-09T15:02:00Z"/>
          <w:rFonts w:eastAsiaTheme="minorEastAsia"/>
          <w:noProof/>
          <w:lang w:val="en-GB" w:eastAsia="en-GB"/>
        </w:rPr>
      </w:pPr>
      <w:ins w:id="114" w:author="Steve Cook" w:date="2014-06-09T15:02:00Z">
        <w:r w:rsidRPr="005A29E0">
          <w:rPr>
            <w:rStyle w:val="Hyperlink"/>
            <w:noProof/>
          </w:rPr>
          <w:fldChar w:fldCharType="begin"/>
        </w:r>
        <w:r w:rsidRPr="005A29E0">
          <w:rPr>
            <w:rStyle w:val="Hyperlink"/>
            <w:noProof/>
          </w:rPr>
          <w:instrText xml:space="preserve"> </w:instrText>
        </w:r>
        <w:r>
          <w:rPr>
            <w:noProof/>
          </w:rPr>
          <w:instrText>HYPERLINK \l "_Toc390089508"</w:instrText>
        </w:r>
        <w:r w:rsidRPr="005A29E0">
          <w:rPr>
            <w:rStyle w:val="Hyperlink"/>
            <w:noProof/>
          </w:rPr>
          <w:instrText xml:space="preserve"> </w:instrText>
        </w:r>
        <w:r w:rsidRPr="005A29E0">
          <w:rPr>
            <w:rStyle w:val="Hyperlink"/>
            <w:noProof/>
          </w:rPr>
        </w:r>
        <w:r w:rsidRPr="005A29E0">
          <w:rPr>
            <w:rStyle w:val="Hyperlink"/>
            <w:noProof/>
          </w:rPr>
          <w:fldChar w:fldCharType="separate"/>
        </w:r>
        <w:r w:rsidRPr="005A29E0">
          <w:rPr>
            <w:rStyle w:val="Hyperlink"/>
            <w:noProof/>
          </w:rPr>
          <w:t>Figure 3 SIRS Example - Use Cases</w:t>
        </w:r>
        <w:r>
          <w:rPr>
            <w:noProof/>
            <w:webHidden/>
          </w:rPr>
          <w:tab/>
        </w:r>
        <w:r>
          <w:rPr>
            <w:noProof/>
            <w:webHidden/>
          </w:rPr>
          <w:fldChar w:fldCharType="begin"/>
        </w:r>
        <w:r>
          <w:rPr>
            <w:noProof/>
            <w:webHidden/>
          </w:rPr>
          <w:instrText xml:space="preserve"> PAGEREF _Toc390089508 \h </w:instrText>
        </w:r>
        <w:r>
          <w:rPr>
            <w:noProof/>
            <w:webHidden/>
          </w:rPr>
        </w:r>
      </w:ins>
      <w:r>
        <w:rPr>
          <w:noProof/>
          <w:webHidden/>
        </w:rPr>
        <w:fldChar w:fldCharType="separate"/>
      </w:r>
      <w:ins w:id="115" w:author="Steve Cook" w:date="2014-06-09T15:02:00Z">
        <w:r>
          <w:rPr>
            <w:noProof/>
            <w:webHidden/>
          </w:rPr>
          <w:t>7</w:t>
        </w:r>
        <w:r>
          <w:rPr>
            <w:noProof/>
            <w:webHidden/>
          </w:rPr>
          <w:fldChar w:fldCharType="end"/>
        </w:r>
        <w:r w:rsidRPr="005A29E0">
          <w:rPr>
            <w:rStyle w:val="Hyperlink"/>
            <w:noProof/>
          </w:rPr>
          <w:fldChar w:fldCharType="end"/>
        </w:r>
      </w:ins>
    </w:p>
    <w:p w14:paraId="2D6E8868" w14:textId="77777777" w:rsidR="00625C4E" w:rsidRDefault="00625C4E">
      <w:pPr>
        <w:pStyle w:val="TableofFigures"/>
        <w:tabs>
          <w:tab w:val="right" w:leader="dot" w:pos="9017"/>
        </w:tabs>
        <w:rPr>
          <w:ins w:id="116" w:author="Steve Cook" w:date="2014-06-09T15:02:00Z"/>
          <w:rFonts w:eastAsiaTheme="minorEastAsia"/>
          <w:noProof/>
          <w:lang w:val="en-GB" w:eastAsia="en-GB"/>
        </w:rPr>
      </w:pPr>
      <w:ins w:id="117" w:author="Steve Cook" w:date="2014-06-09T15:02:00Z">
        <w:r w:rsidRPr="005A29E0">
          <w:rPr>
            <w:rStyle w:val="Hyperlink"/>
            <w:noProof/>
          </w:rPr>
          <w:fldChar w:fldCharType="begin"/>
        </w:r>
        <w:r w:rsidRPr="005A29E0">
          <w:rPr>
            <w:rStyle w:val="Hyperlink"/>
            <w:noProof/>
          </w:rPr>
          <w:instrText xml:space="preserve"> </w:instrText>
        </w:r>
        <w:r>
          <w:rPr>
            <w:noProof/>
          </w:rPr>
          <w:instrText>HYPERLINK \l "_Toc390089509"</w:instrText>
        </w:r>
        <w:r w:rsidRPr="005A29E0">
          <w:rPr>
            <w:rStyle w:val="Hyperlink"/>
            <w:noProof/>
          </w:rPr>
          <w:instrText xml:space="preserve"> </w:instrText>
        </w:r>
        <w:r w:rsidRPr="005A29E0">
          <w:rPr>
            <w:rStyle w:val="Hyperlink"/>
            <w:noProof/>
          </w:rPr>
        </w:r>
        <w:r w:rsidRPr="005A29E0">
          <w:rPr>
            <w:rStyle w:val="Hyperlink"/>
            <w:noProof/>
          </w:rPr>
          <w:fldChar w:fldCharType="separate"/>
        </w:r>
        <w:r w:rsidRPr="005A29E0">
          <w:rPr>
            <w:rStyle w:val="Hyperlink"/>
            <w:noProof/>
          </w:rPr>
          <w:t>Figure 4 SIRS Example - Interfaces</w:t>
        </w:r>
        <w:r>
          <w:rPr>
            <w:noProof/>
            <w:webHidden/>
          </w:rPr>
          <w:tab/>
        </w:r>
        <w:r>
          <w:rPr>
            <w:noProof/>
            <w:webHidden/>
          </w:rPr>
          <w:fldChar w:fldCharType="begin"/>
        </w:r>
        <w:r>
          <w:rPr>
            <w:noProof/>
            <w:webHidden/>
          </w:rPr>
          <w:instrText xml:space="preserve"> PAGEREF _Toc390089509 \h </w:instrText>
        </w:r>
        <w:r>
          <w:rPr>
            <w:noProof/>
            <w:webHidden/>
          </w:rPr>
        </w:r>
      </w:ins>
      <w:r>
        <w:rPr>
          <w:noProof/>
          <w:webHidden/>
        </w:rPr>
        <w:fldChar w:fldCharType="separate"/>
      </w:r>
      <w:ins w:id="118" w:author="Steve Cook" w:date="2014-06-09T15:02:00Z">
        <w:r>
          <w:rPr>
            <w:noProof/>
            <w:webHidden/>
          </w:rPr>
          <w:t>7</w:t>
        </w:r>
        <w:r>
          <w:rPr>
            <w:noProof/>
            <w:webHidden/>
          </w:rPr>
          <w:fldChar w:fldCharType="end"/>
        </w:r>
        <w:r w:rsidRPr="005A29E0">
          <w:rPr>
            <w:rStyle w:val="Hyperlink"/>
            <w:noProof/>
          </w:rPr>
          <w:fldChar w:fldCharType="end"/>
        </w:r>
      </w:ins>
    </w:p>
    <w:p w14:paraId="0473BD66" w14:textId="77777777" w:rsidR="00625C4E" w:rsidRDefault="00625C4E">
      <w:pPr>
        <w:pStyle w:val="TableofFigures"/>
        <w:tabs>
          <w:tab w:val="right" w:leader="dot" w:pos="9017"/>
        </w:tabs>
        <w:rPr>
          <w:ins w:id="119" w:author="Steve Cook" w:date="2014-06-09T15:02:00Z"/>
          <w:rFonts w:eastAsiaTheme="minorEastAsia"/>
          <w:noProof/>
          <w:lang w:val="en-GB" w:eastAsia="en-GB"/>
        </w:rPr>
      </w:pPr>
      <w:ins w:id="120" w:author="Steve Cook" w:date="2014-06-09T15:02:00Z">
        <w:r w:rsidRPr="005A29E0">
          <w:rPr>
            <w:rStyle w:val="Hyperlink"/>
            <w:noProof/>
          </w:rPr>
          <w:fldChar w:fldCharType="begin"/>
        </w:r>
        <w:r w:rsidRPr="005A29E0">
          <w:rPr>
            <w:rStyle w:val="Hyperlink"/>
            <w:noProof/>
          </w:rPr>
          <w:instrText xml:space="preserve"> </w:instrText>
        </w:r>
        <w:r>
          <w:rPr>
            <w:noProof/>
          </w:rPr>
          <w:instrText>HYPERLINK \l "_Toc390089510"</w:instrText>
        </w:r>
        <w:r w:rsidRPr="005A29E0">
          <w:rPr>
            <w:rStyle w:val="Hyperlink"/>
            <w:noProof/>
          </w:rPr>
          <w:instrText xml:space="preserve"> </w:instrText>
        </w:r>
        <w:r w:rsidRPr="005A29E0">
          <w:rPr>
            <w:rStyle w:val="Hyperlink"/>
            <w:noProof/>
          </w:rPr>
        </w:r>
        <w:r w:rsidRPr="005A29E0">
          <w:rPr>
            <w:rStyle w:val="Hyperlink"/>
            <w:noProof/>
          </w:rPr>
          <w:fldChar w:fldCharType="separate"/>
        </w:r>
        <w:r w:rsidRPr="005A29E0">
          <w:rPr>
            <w:rStyle w:val="Hyperlink"/>
            <w:noProof/>
          </w:rPr>
          <w:t>Figure 5 SIRS Example - Components and Ports</w:t>
        </w:r>
        <w:r>
          <w:rPr>
            <w:noProof/>
            <w:webHidden/>
          </w:rPr>
          <w:tab/>
        </w:r>
        <w:r>
          <w:rPr>
            <w:noProof/>
            <w:webHidden/>
          </w:rPr>
          <w:fldChar w:fldCharType="begin"/>
        </w:r>
        <w:r>
          <w:rPr>
            <w:noProof/>
            <w:webHidden/>
          </w:rPr>
          <w:instrText xml:space="preserve"> PAGEREF _Toc390089510 \h </w:instrText>
        </w:r>
        <w:r>
          <w:rPr>
            <w:noProof/>
            <w:webHidden/>
          </w:rPr>
        </w:r>
      </w:ins>
      <w:r>
        <w:rPr>
          <w:noProof/>
          <w:webHidden/>
        </w:rPr>
        <w:fldChar w:fldCharType="separate"/>
      </w:r>
      <w:ins w:id="121" w:author="Steve Cook" w:date="2014-06-09T15:02:00Z">
        <w:r>
          <w:rPr>
            <w:noProof/>
            <w:webHidden/>
          </w:rPr>
          <w:t>8</w:t>
        </w:r>
        <w:r>
          <w:rPr>
            <w:noProof/>
            <w:webHidden/>
          </w:rPr>
          <w:fldChar w:fldCharType="end"/>
        </w:r>
        <w:r w:rsidRPr="005A29E0">
          <w:rPr>
            <w:rStyle w:val="Hyperlink"/>
            <w:noProof/>
          </w:rPr>
          <w:fldChar w:fldCharType="end"/>
        </w:r>
      </w:ins>
    </w:p>
    <w:p w14:paraId="6735ADB2" w14:textId="77777777" w:rsidR="00625C4E" w:rsidRDefault="00625C4E">
      <w:pPr>
        <w:pStyle w:val="TableofFigures"/>
        <w:tabs>
          <w:tab w:val="right" w:leader="dot" w:pos="9017"/>
        </w:tabs>
        <w:rPr>
          <w:ins w:id="122" w:author="Steve Cook" w:date="2014-06-09T15:02:00Z"/>
          <w:rFonts w:eastAsiaTheme="minorEastAsia"/>
          <w:noProof/>
          <w:lang w:val="en-GB" w:eastAsia="en-GB"/>
        </w:rPr>
      </w:pPr>
      <w:ins w:id="123" w:author="Steve Cook" w:date="2014-06-09T15:02:00Z">
        <w:r w:rsidRPr="005A29E0">
          <w:rPr>
            <w:rStyle w:val="Hyperlink"/>
            <w:noProof/>
          </w:rPr>
          <w:fldChar w:fldCharType="begin"/>
        </w:r>
        <w:r w:rsidRPr="005A29E0">
          <w:rPr>
            <w:rStyle w:val="Hyperlink"/>
            <w:noProof/>
          </w:rPr>
          <w:instrText xml:space="preserve"> </w:instrText>
        </w:r>
        <w:r>
          <w:rPr>
            <w:noProof/>
          </w:rPr>
          <w:instrText>HYPERLINK \l "_Toc390089511"</w:instrText>
        </w:r>
        <w:r w:rsidRPr="005A29E0">
          <w:rPr>
            <w:rStyle w:val="Hyperlink"/>
            <w:noProof/>
          </w:rPr>
          <w:instrText xml:space="preserve"> </w:instrText>
        </w:r>
        <w:r w:rsidRPr="005A29E0">
          <w:rPr>
            <w:rStyle w:val="Hyperlink"/>
            <w:noProof/>
          </w:rPr>
        </w:r>
        <w:r w:rsidRPr="005A29E0">
          <w:rPr>
            <w:rStyle w:val="Hyperlink"/>
            <w:noProof/>
          </w:rPr>
          <w:fldChar w:fldCharType="separate"/>
        </w:r>
        <w:r w:rsidRPr="005A29E0">
          <w:rPr>
            <w:rStyle w:val="Hyperlink"/>
            <w:noProof/>
          </w:rPr>
          <w:t>Figure 6 SIRS Example - Collaboration</w:t>
        </w:r>
        <w:r>
          <w:rPr>
            <w:noProof/>
            <w:webHidden/>
          </w:rPr>
          <w:tab/>
        </w:r>
        <w:r>
          <w:rPr>
            <w:noProof/>
            <w:webHidden/>
          </w:rPr>
          <w:fldChar w:fldCharType="begin"/>
        </w:r>
        <w:r>
          <w:rPr>
            <w:noProof/>
            <w:webHidden/>
          </w:rPr>
          <w:instrText xml:space="preserve"> PAGEREF _Toc390089511 \h </w:instrText>
        </w:r>
        <w:r>
          <w:rPr>
            <w:noProof/>
            <w:webHidden/>
          </w:rPr>
        </w:r>
      </w:ins>
      <w:r>
        <w:rPr>
          <w:noProof/>
          <w:webHidden/>
        </w:rPr>
        <w:fldChar w:fldCharType="separate"/>
      </w:r>
      <w:ins w:id="124" w:author="Steve Cook" w:date="2014-06-09T15:02:00Z">
        <w:r>
          <w:rPr>
            <w:noProof/>
            <w:webHidden/>
          </w:rPr>
          <w:t>8</w:t>
        </w:r>
        <w:r>
          <w:rPr>
            <w:noProof/>
            <w:webHidden/>
          </w:rPr>
          <w:fldChar w:fldCharType="end"/>
        </w:r>
        <w:r w:rsidRPr="005A29E0">
          <w:rPr>
            <w:rStyle w:val="Hyperlink"/>
            <w:noProof/>
          </w:rPr>
          <w:fldChar w:fldCharType="end"/>
        </w:r>
      </w:ins>
    </w:p>
    <w:p w14:paraId="115575FC" w14:textId="77777777" w:rsidR="00625C4E" w:rsidRDefault="00625C4E">
      <w:pPr>
        <w:pStyle w:val="TableofFigures"/>
        <w:tabs>
          <w:tab w:val="right" w:leader="dot" w:pos="9017"/>
        </w:tabs>
        <w:rPr>
          <w:ins w:id="125" w:author="Steve Cook" w:date="2014-06-09T15:02:00Z"/>
          <w:rFonts w:eastAsiaTheme="minorEastAsia"/>
          <w:noProof/>
          <w:lang w:val="en-GB" w:eastAsia="en-GB"/>
        </w:rPr>
      </w:pPr>
      <w:ins w:id="126" w:author="Steve Cook" w:date="2014-06-09T15:02:00Z">
        <w:r w:rsidRPr="005A29E0">
          <w:rPr>
            <w:rStyle w:val="Hyperlink"/>
            <w:noProof/>
          </w:rPr>
          <w:fldChar w:fldCharType="begin"/>
        </w:r>
        <w:r w:rsidRPr="005A29E0">
          <w:rPr>
            <w:rStyle w:val="Hyperlink"/>
            <w:noProof/>
          </w:rPr>
          <w:instrText xml:space="preserve"> </w:instrText>
        </w:r>
        <w:r>
          <w:rPr>
            <w:noProof/>
          </w:rPr>
          <w:instrText>HYPERLINK \l "_Toc390089512"</w:instrText>
        </w:r>
        <w:r w:rsidRPr="005A29E0">
          <w:rPr>
            <w:rStyle w:val="Hyperlink"/>
            <w:noProof/>
          </w:rPr>
          <w:instrText xml:space="preserve"> </w:instrText>
        </w:r>
        <w:r w:rsidRPr="005A29E0">
          <w:rPr>
            <w:rStyle w:val="Hyperlink"/>
            <w:noProof/>
          </w:rPr>
        </w:r>
        <w:r w:rsidRPr="005A29E0">
          <w:rPr>
            <w:rStyle w:val="Hyperlink"/>
            <w:noProof/>
          </w:rPr>
          <w:fldChar w:fldCharType="separate"/>
        </w:r>
        <w:r w:rsidRPr="005A29E0">
          <w:rPr>
            <w:rStyle w:val="Hyperlink"/>
            <w:noProof/>
          </w:rPr>
          <w:t>Figure 7 SIRS Example - Interactions</w:t>
        </w:r>
        <w:r>
          <w:rPr>
            <w:noProof/>
            <w:webHidden/>
          </w:rPr>
          <w:tab/>
        </w:r>
        <w:r>
          <w:rPr>
            <w:noProof/>
            <w:webHidden/>
          </w:rPr>
          <w:fldChar w:fldCharType="begin"/>
        </w:r>
        <w:r>
          <w:rPr>
            <w:noProof/>
            <w:webHidden/>
          </w:rPr>
          <w:instrText xml:space="preserve"> PAGEREF _Toc390089512 \h </w:instrText>
        </w:r>
        <w:r>
          <w:rPr>
            <w:noProof/>
            <w:webHidden/>
          </w:rPr>
        </w:r>
      </w:ins>
      <w:r>
        <w:rPr>
          <w:noProof/>
          <w:webHidden/>
        </w:rPr>
        <w:fldChar w:fldCharType="separate"/>
      </w:r>
      <w:ins w:id="127" w:author="Steve Cook" w:date="2014-06-09T15:02:00Z">
        <w:r>
          <w:rPr>
            <w:noProof/>
            <w:webHidden/>
          </w:rPr>
          <w:t>8</w:t>
        </w:r>
        <w:r>
          <w:rPr>
            <w:noProof/>
            <w:webHidden/>
          </w:rPr>
          <w:fldChar w:fldCharType="end"/>
        </w:r>
        <w:r w:rsidRPr="005A29E0">
          <w:rPr>
            <w:rStyle w:val="Hyperlink"/>
            <w:noProof/>
          </w:rPr>
          <w:fldChar w:fldCharType="end"/>
        </w:r>
      </w:ins>
    </w:p>
    <w:p w14:paraId="169C02BD" w14:textId="77777777" w:rsidR="00625C4E" w:rsidRDefault="00625C4E">
      <w:pPr>
        <w:pStyle w:val="TableofFigures"/>
        <w:tabs>
          <w:tab w:val="right" w:leader="dot" w:pos="9017"/>
        </w:tabs>
        <w:rPr>
          <w:ins w:id="128" w:author="Steve Cook" w:date="2014-06-09T15:02:00Z"/>
          <w:rFonts w:eastAsiaTheme="minorEastAsia"/>
          <w:noProof/>
          <w:lang w:val="en-GB" w:eastAsia="en-GB"/>
        </w:rPr>
      </w:pPr>
      <w:ins w:id="129" w:author="Steve Cook" w:date="2014-06-09T15:02:00Z">
        <w:r w:rsidRPr="005A29E0">
          <w:rPr>
            <w:rStyle w:val="Hyperlink"/>
            <w:noProof/>
          </w:rPr>
          <w:fldChar w:fldCharType="begin"/>
        </w:r>
        <w:r w:rsidRPr="005A29E0">
          <w:rPr>
            <w:rStyle w:val="Hyperlink"/>
            <w:noProof/>
          </w:rPr>
          <w:instrText xml:space="preserve"> </w:instrText>
        </w:r>
        <w:r>
          <w:rPr>
            <w:noProof/>
          </w:rPr>
          <w:instrText>HYPERLINK \l "_Toc390089513"</w:instrText>
        </w:r>
        <w:r w:rsidRPr="005A29E0">
          <w:rPr>
            <w:rStyle w:val="Hyperlink"/>
            <w:noProof/>
          </w:rPr>
          <w:instrText xml:space="preserve"> </w:instrText>
        </w:r>
        <w:r w:rsidRPr="005A29E0">
          <w:rPr>
            <w:rStyle w:val="Hyperlink"/>
            <w:noProof/>
          </w:rPr>
        </w:r>
        <w:r w:rsidRPr="005A29E0">
          <w:rPr>
            <w:rStyle w:val="Hyperlink"/>
            <w:noProof/>
          </w:rPr>
          <w:fldChar w:fldCharType="separate"/>
        </w:r>
        <w:r w:rsidRPr="005A29E0">
          <w:rPr>
            <w:rStyle w:val="Hyperlink"/>
            <w:noProof/>
          </w:rPr>
          <w:t>Figure 8 SIRS Example - Annotations</w:t>
        </w:r>
        <w:r>
          <w:rPr>
            <w:noProof/>
            <w:webHidden/>
          </w:rPr>
          <w:tab/>
        </w:r>
        <w:r>
          <w:rPr>
            <w:noProof/>
            <w:webHidden/>
          </w:rPr>
          <w:fldChar w:fldCharType="begin"/>
        </w:r>
        <w:r>
          <w:rPr>
            <w:noProof/>
            <w:webHidden/>
          </w:rPr>
          <w:instrText xml:space="preserve"> PAGEREF _Toc390089513 \h </w:instrText>
        </w:r>
        <w:r>
          <w:rPr>
            <w:noProof/>
            <w:webHidden/>
          </w:rPr>
        </w:r>
      </w:ins>
      <w:r>
        <w:rPr>
          <w:noProof/>
          <w:webHidden/>
        </w:rPr>
        <w:fldChar w:fldCharType="separate"/>
      </w:r>
      <w:ins w:id="130" w:author="Steve Cook" w:date="2014-06-09T15:02:00Z">
        <w:r>
          <w:rPr>
            <w:noProof/>
            <w:webHidden/>
          </w:rPr>
          <w:t>10</w:t>
        </w:r>
        <w:r>
          <w:rPr>
            <w:noProof/>
            <w:webHidden/>
          </w:rPr>
          <w:fldChar w:fldCharType="end"/>
        </w:r>
        <w:r w:rsidRPr="005A29E0">
          <w:rPr>
            <w:rStyle w:val="Hyperlink"/>
            <w:noProof/>
          </w:rPr>
          <w:fldChar w:fldCharType="end"/>
        </w:r>
      </w:ins>
    </w:p>
    <w:p w14:paraId="7A21DD5B" w14:textId="77777777" w:rsidR="00625C4E" w:rsidRDefault="00625C4E">
      <w:pPr>
        <w:pStyle w:val="TableofFigures"/>
        <w:tabs>
          <w:tab w:val="right" w:leader="dot" w:pos="9017"/>
        </w:tabs>
        <w:rPr>
          <w:ins w:id="131" w:author="Steve Cook" w:date="2014-06-09T15:02:00Z"/>
          <w:rFonts w:eastAsiaTheme="minorEastAsia"/>
          <w:noProof/>
          <w:lang w:val="en-GB" w:eastAsia="en-GB"/>
        </w:rPr>
      </w:pPr>
      <w:ins w:id="132" w:author="Steve Cook" w:date="2014-06-09T15:02:00Z">
        <w:r w:rsidRPr="005A29E0">
          <w:rPr>
            <w:rStyle w:val="Hyperlink"/>
            <w:noProof/>
          </w:rPr>
          <w:fldChar w:fldCharType="begin"/>
        </w:r>
        <w:r w:rsidRPr="005A29E0">
          <w:rPr>
            <w:rStyle w:val="Hyperlink"/>
            <w:noProof/>
          </w:rPr>
          <w:instrText xml:space="preserve"> </w:instrText>
        </w:r>
        <w:r>
          <w:rPr>
            <w:noProof/>
          </w:rPr>
          <w:instrText>HYPERLINK \l "_Toc390089514"</w:instrText>
        </w:r>
        <w:r w:rsidRPr="005A29E0">
          <w:rPr>
            <w:rStyle w:val="Hyperlink"/>
            <w:noProof/>
          </w:rPr>
          <w:instrText xml:space="preserve"> </w:instrText>
        </w:r>
        <w:r w:rsidRPr="005A29E0">
          <w:rPr>
            <w:rStyle w:val="Hyperlink"/>
            <w:noProof/>
          </w:rPr>
        </w:r>
        <w:r w:rsidRPr="005A29E0">
          <w:rPr>
            <w:rStyle w:val="Hyperlink"/>
            <w:noProof/>
          </w:rPr>
          <w:fldChar w:fldCharType="separate"/>
        </w:r>
        <w:r w:rsidRPr="005A29E0">
          <w:rPr>
            <w:rStyle w:val="Hyperlink"/>
            <w:noProof/>
          </w:rPr>
          <w:t>Figure 9 SIRS Example - Annotations for Notification Service Interface</w:t>
        </w:r>
        <w:r>
          <w:rPr>
            <w:noProof/>
            <w:webHidden/>
          </w:rPr>
          <w:tab/>
        </w:r>
        <w:r>
          <w:rPr>
            <w:noProof/>
            <w:webHidden/>
          </w:rPr>
          <w:fldChar w:fldCharType="begin"/>
        </w:r>
        <w:r>
          <w:rPr>
            <w:noProof/>
            <w:webHidden/>
          </w:rPr>
          <w:instrText xml:space="preserve"> PAGEREF _Toc390089514 \h </w:instrText>
        </w:r>
        <w:r>
          <w:rPr>
            <w:noProof/>
            <w:webHidden/>
          </w:rPr>
        </w:r>
      </w:ins>
      <w:r>
        <w:rPr>
          <w:noProof/>
          <w:webHidden/>
        </w:rPr>
        <w:fldChar w:fldCharType="separate"/>
      </w:r>
      <w:ins w:id="133" w:author="Steve Cook" w:date="2014-06-09T15:02:00Z">
        <w:r>
          <w:rPr>
            <w:noProof/>
            <w:webHidden/>
          </w:rPr>
          <w:t>11</w:t>
        </w:r>
        <w:r>
          <w:rPr>
            <w:noProof/>
            <w:webHidden/>
          </w:rPr>
          <w:fldChar w:fldCharType="end"/>
        </w:r>
        <w:r w:rsidRPr="005A29E0">
          <w:rPr>
            <w:rStyle w:val="Hyperlink"/>
            <w:noProof/>
          </w:rPr>
          <w:fldChar w:fldCharType="end"/>
        </w:r>
      </w:ins>
    </w:p>
    <w:p w14:paraId="0035DDF4" w14:textId="77777777" w:rsidR="00625C4E" w:rsidRDefault="00625C4E">
      <w:pPr>
        <w:pStyle w:val="TableofFigures"/>
        <w:tabs>
          <w:tab w:val="right" w:leader="dot" w:pos="9017"/>
        </w:tabs>
        <w:rPr>
          <w:ins w:id="134" w:author="Steve Cook" w:date="2014-06-09T15:02:00Z"/>
          <w:rFonts w:eastAsiaTheme="minorEastAsia"/>
          <w:noProof/>
          <w:lang w:val="en-GB" w:eastAsia="en-GB"/>
        </w:rPr>
      </w:pPr>
      <w:ins w:id="135" w:author="Steve Cook" w:date="2014-06-09T15:02:00Z">
        <w:r w:rsidRPr="005A29E0">
          <w:rPr>
            <w:rStyle w:val="Hyperlink"/>
            <w:noProof/>
          </w:rPr>
          <w:fldChar w:fldCharType="begin"/>
        </w:r>
        <w:r w:rsidRPr="005A29E0">
          <w:rPr>
            <w:rStyle w:val="Hyperlink"/>
            <w:noProof/>
          </w:rPr>
          <w:instrText xml:space="preserve"> </w:instrText>
        </w:r>
        <w:r>
          <w:rPr>
            <w:noProof/>
          </w:rPr>
          <w:instrText>HYPERLINK \l "_Toc390089515"</w:instrText>
        </w:r>
        <w:r w:rsidRPr="005A29E0">
          <w:rPr>
            <w:rStyle w:val="Hyperlink"/>
            <w:noProof/>
          </w:rPr>
          <w:instrText xml:space="preserve"> </w:instrText>
        </w:r>
        <w:r w:rsidRPr="005A29E0">
          <w:rPr>
            <w:rStyle w:val="Hyperlink"/>
            <w:noProof/>
          </w:rPr>
        </w:r>
        <w:r w:rsidRPr="005A29E0">
          <w:rPr>
            <w:rStyle w:val="Hyperlink"/>
            <w:noProof/>
          </w:rPr>
          <w:fldChar w:fldCharType="separate"/>
        </w:r>
        <w:r w:rsidRPr="005A29E0">
          <w:rPr>
            <w:rStyle w:val="Hyperlink"/>
            <w:noProof/>
          </w:rPr>
          <w:t>Figure 10 SIRS Example – Annotations for Relocation Service Interface</w:t>
        </w:r>
        <w:r>
          <w:rPr>
            <w:noProof/>
            <w:webHidden/>
          </w:rPr>
          <w:tab/>
        </w:r>
        <w:r>
          <w:rPr>
            <w:noProof/>
            <w:webHidden/>
          </w:rPr>
          <w:fldChar w:fldCharType="begin"/>
        </w:r>
        <w:r>
          <w:rPr>
            <w:noProof/>
            <w:webHidden/>
          </w:rPr>
          <w:instrText xml:space="preserve"> PAGEREF _Toc390089515 \h </w:instrText>
        </w:r>
        <w:r>
          <w:rPr>
            <w:noProof/>
            <w:webHidden/>
          </w:rPr>
        </w:r>
      </w:ins>
      <w:r>
        <w:rPr>
          <w:noProof/>
          <w:webHidden/>
        </w:rPr>
        <w:fldChar w:fldCharType="separate"/>
      </w:r>
      <w:ins w:id="136" w:author="Steve Cook" w:date="2014-06-09T15:02:00Z">
        <w:r>
          <w:rPr>
            <w:noProof/>
            <w:webHidden/>
          </w:rPr>
          <w:t>11</w:t>
        </w:r>
        <w:r>
          <w:rPr>
            <w:noProof/>
            <w:webHidden/>
          </w:rPr>
          <w:fldChar w:fldCharType="end"/>
        </w:r>
        <w:r w:rsidRPr="005A29E0">
          <w:rPr>
            <w:rStyle w:val="Hyperlink"/>
            <w:noProof/>
          </w:rPr>
          <w:fldChar w:fldCharType="end"/>
        </w:r>
      </w:ins>
    </w:p>
    <w:p w14:paraId="2D9090B7" w14:textId="77777777" w:rsidR="00625C4E" w:rsidRDefault="00625C4E">
      <w:pPr>
        <w:pStyle w:val="TableofFigures"/>
        <w:tabs>
          <w:tab w:val="right" w:leader="dot" w:pos="9017"/>
        </w:tabs>
        <w:rPr>
          <w:ins w:id="137" w:author="Steve Cook" w:date="2014-06-09T15:02:00Z"/>
          <w:rFonts w:eastAsiaTheme="minorEastAsia"/>
          <w:noProof/>
          <w:lang w:val="en-GB" w:eastAsia="en-GB"/>
        </w:rPr>
      </w:pPr>
      <w:ins w:id="138" w:author="Steve Cook" w:date="2014-06-09T15:02:00Z">
        <w:r w:rsidRPr="005A29E0">
          <w:rPr>
            <w:rStyle w:val="Hyperlink"/>
            <w:noProof/>
          </w:rPr>
          <w:fldChar w:fldCharType="begin"/>
        </w:r>
        <w:r w:rsidRPr="005A29E0">
          <w:rPr>
            <w:rStyle w:val="Hyperlink"/>
            <w:noProof/>
          </w:rPr>
          <w:instrText xml:space="preserve"> </w:instrText>
        </w:r>
        <w:r>
          <w:rPr>
            <w:noProof/>
          </w:rPr>
          <w:instrText>HYPERLINK \l "_Toc390089516"</w:instrText>
        </w:r>
        <w:r w:rsidRPr="005A29E0">
          <w:rPr>
            <w:rStyle w:val="Hyperlink"/>
            <w:noProof/>
          </w:rPr>
          <w:instrText xml:space="preserve"> </w:instrText>
        </w:r>
        <w:r w:rsidRPr="005A29E0">
          <w:rPr>
            <w:rStyle w:val="Hyperlink"/>
            <w:noProof/>
          </w:rPr>
        </w:r>
        <w:r w:rsidRPr="005A29E0">
          <w:rPr>
            <w:rStyle w:val="Hyperlink"/>
            <w:noProof/>
          </w:rPr>
          <w:fldChar w:fldCharType="separate"/>
        </w:r>
        <w:r w:rsidRPr="005A29E0">
          <w:rPr>
            <w:rStyle w:val="Hyperlink"/>
            <w:noProof/>
          </w:rPr>
          <w:t>Figure 11 GRA Annotations Model</w:t>
        </w:r>
        <w:r>
          <w:rPr>
            <w:noProof/>
            <w:webHidden/>
          </w:rPr>
          <w:tab/>
        </w:r>
        <w:r>
          <w:rPr>
            <w:noProof/>
            <w:webHidden/>
          </w:rPr>
          <w:fldChar w:fldCharType="begin"/>
        </w:r>
        <w:r>
          <w:rPr>
            <w:noProof/>
            <w:webHidden/>
          </w:rPr>
          <w:instrText xml:space="preserve"> PAGEREF _Toc390089516 \h </w:instrText>
        </w:r>
        <w:r>
          <w:rPr>
            <w:noProof/>
            <w:webHidden/>
          </w:rPr>
        </w:r>
      </w:ins>
      <w:r>
        <w:rPr>
          <w:noProof/>
          <w:webHidden/>
        </w:rPr>
        <w:fldChar w:fldCharType="separate"/>
      </w:r>
      <w:ins w:id="139" w:author="Steve Cook" w:date="2014-06-09T15:02:00Z">
        <w:r>
          <w:rPr>
            <w:noProof/>
            <w:webHidden/>
          </w:rPr>
          <w:t>12</w:t>
        </w:r>
        <w:r>
          <w:rPr>
            <w:noProof/>
            <w:webHidden/>
          </w:rPr>
          <w:fldChar w:fldCharType="end"/>
        </w:r>
        <w:r w:rsidRPr="005A29E0">
          <w:rPr>
            <w:rStyle w:val="Hyperlink"/>
            <w:noProof/>
          </w:rPr>
          <w:fldChar w:fldCharType="end"/>
        </w:r>
      </w:ins>
    </w:p>
    <w:p w14:paraId="1E0C835E" w14:textId="77777777" w:rsidR="00625C4E" w:rsidRDefault="00625C4E">
      <w:pPr>
        <w:pStyle w:val="TableofFigures"/>
        <w:tabs>
          <w:tab w:val="right" w:leader="dot" w:pos="9017"/>
        </w:tabs>
        <w:rPr>
          <w:ins w:id="140" w:author="Steve Cook" w:date="2014-06-09T15:02:00Z"/>
          <w:rFonts w:eastAsiaTheme="minorEastAsia"/>
          <w:noProof/>
          <w:lang w:val="en-GB" w:eastAsia="en-GB"/>
        </w:rPr>
      </w:pPr>
      <w:ins w:id="141" w:author="Steve Cook" w:date="2014-06-09T15:02:00Z">
        <w:r w:rsidRPr="005A29E0">
          <w:rPr>
            <w:rStyle w:val="Hyperlink"/>
            <w:noProof/>
          </w:rPr>
          <w:fldChar w:fldCharType="begin"/>
        </w:r>
        <w:r w:rsidRPr="005A29E0">
          <w:rPr>
            <w:rStyle w:val="Hyperlink"/>
            <w:noProof/>
          </w:rPr>
          <w:instrText xml:space="preserve"> </w:instrText>
        </w:r>
        <w:r>
          <w:rPr>
            <w:noProof/>
          </w:rPr>
          <w:instrText>HYPERLINK \l "_Toc390089517"</w:instrText>
        </w:r>
        <w:r w:rsidRPr="005A29E0">
          <w:rPr>
            <w:rStyle w:val="Hyperlink"/>
            <w:noProof/>
          </w:rPr>
          <w:instrText xml:space="preserve"> </w:instrText>
        </w:r>
        <w:r w:rsidRPr="005A29E0">
          <w:rPr>
            <w:rStyle w:val="Hyperlink"/>
            <w:noProof/>
          </w:rPr>
        </w:r>
        <w:r w:rsidRPr="005A29E0">
          <w:rPr>
            <w:rStyle w:val="Hyperlink"/>
            <w:noProof/>
          </w:rPr>
          <w:fldChar w:fldCharType="separate"/>
        </w:r>
        <w:r w:rsidRPr="005A29E0">
          <w:rPr>
            <w:rStyle w:val="Hyperlink"/>
            <w:noProof/>
          </w:rPr>
          <w:t>Figure 12 GRA Annotations Model for WSDL</w:t>
        </w:r>
        <w:r>
          <w:rPr>
            <w:noProof/>
            <w:webHidden/>
          </w:rPr>
          <w:tab/>
        </w:r>
        <w:r>
          <w:rPr>
            <w:noProof/>
            <w:webHidden/>
          </w:rPr>
          <w:fldChar w:fldCharType="begin"/>
        </w:r>
        <w:r>
          <w:rPr>
            <w:noProof/>
            <w:webHidden/>
          </w:rPr>
          <w:instrText xml:space="preserve"> PAGEREF _Toc390089517 \h </w:instrText>
        </w:r>
        <w:r>
          <w:rPr>
            <w:noProof/>
            <w:webHidden/>
          </w:rPr>
        </w:r>
      </w:ins>
      <w:r>
        <w:rPr>
          <w:noProof/>
          <w:webHidden/>
        </w:rPr>
        <w:fldChar w:fldCharType="separate"/>
      </w:r>
      <w:ins w:id="142" w:author="Steve Cook" w:date="2014-06-09T15:02:00Z">
        <w:r>
          <w:rPr>
            <w:noProof/>
            <w:webHidden/>
          </w:rPr>
          <w:t>13</w:t>
        </w:r>
        <w:r>
          <w:rPr>
            <w:noProof/>
            <w:webHidden/>
          </w:rPr>
          <w:fldChar w:fldCharType="end"/>
        </w:r>
        <w:r w:rsidRPr="005A29E0">
          <w:rPr>
            <w:rStyle w:val="Hyperlink"/>
            <w:noProof/>
          </w:rPr>
          <w:fldChar w:fldCharType="end"/>
        </w:r>
      </w:ins>
    </w:p>
    <w:p w14:paraId="6B00D3B8" w14:textId="6DC2CDDC" w:rsidR="000843F2" w:rsidRDefault="00CC7417" w:rsidP="00B63340">
      <w:pPr>
        <w:spacing w:after="160" w:line="360" w:lineRule="auto"/>
        <w:ind w:left="270"/>
        <w:rPr>
          <w:rFonts w:asciiTheme="majorHAnsi" w:eastAsiaTheme="majorEastAsia" w:hAnsiTheme="majorHAnsi" w:cstheme="majorBidi"/>
          <w:color w:val="2E74B5" w:themeColor="accent1" w:themeShade="BF"/>
          <w:sz w:val="32"/>
          <w:szCs w:val="32"/>
        </w:rPr>
      </w:pPr>
      <w:del w:id="143" w:author="Steve Cook" w:date="2014-06-04T09:42:00Z">
        <w:r w:rsidDel="004D09E2">
          <w:rPr>
            <w:b/>
            <w:bCs/>
            <w:noProof/>
          </w:rPr>
          <w:delText>No table of figures entries found.</w:delText>
        </w:r>
      </w:del>
      <w:r w:rsidR="001F4DD5">
        <w:rPr>
          <w:b/>
          <w:bCs/>
          <w:noProof/>
        </w:rPr>
        <w:fldChar w:fldCharType="end"/>
      </w:r>
      <w:r w:rsidR="000843F2">
        <w:br w:type="page"/>
      </w:r>
    </w:p>
    <w:p w14:paraId="19C73960" w14:textId="75D0D6E7" w:rsidR="008B2CDB" w:rsidDel="004A1ABA" w:rsidRDefault="000843F2" w:rsidP="000843F2">
      <w:pPr>
        <w:pStyle w:val="Heading1"/>
        <w:rPr>
          <w:del w:id="144" w:author="Steve Cook" w:date="2014-06-04T11:22:00Z"/>
        </w:rPr>
      </w:pPr>
      <w:del w:id="145" w:author="Steve Cook" w:date="2014-06-04T11:22:00Z">
        <w:r w:rsidDel="004A1ABA">
          <w:lastRenderedPageBreak/>
          <w:delText>Introduction</w:delText>
        </w:r>
      </w:del>
    </w:p>
    <w:p w14:paraId="0AF0D159" w14:textId="77777777" w:rsidR="00FF7A56" w:rsidRPr="00FF7A56" w:rsidRDefault="00FF7A56">
      <w:pPr>
        <w:pStyle w:val="Heading1"/>
        <w:pPrChange w:id="146" w:author="Steve Cook" w:date="2014-06-04T11:22:00Z">
          <w:pPr>
            <w:pStyle w:val="Heading2"/>
            <w:spacing w:after="240"/>
          </w:pPr>
        </w:pPrChange>
      </w:pPr>
      <w:bookmarkStart w:id="147" w:name="_Toc390089491"/>
      <w:r w:rsidRPr="00721587">
        <w:t>Objective</w:t>
      </w:r>
      <w:bookmarkEnd w:id="147"/>
    </w:p>
    <w:p w14:paraId="44F073D2" w14:textId="34D7E3B6" w:rsidR="00CD4099" w:rsidRPr="00CD4099" w:rsidRDefault="00CD4099">
      <w:pPr>
        <w:pPrChange w:id="148" w:author="Steve Cook" w:date="2014-06-03T13:59:00Z">
          <w:pPr>
            <w:ind w:left="720"/>
            <w:jc w:val="both"/>
          </w:pPr>
        </w:pPrChange>
      </w:pPr>
      <w:r w:rsidRPr="00CD4099">
        <w:t xml:space="preserve">This document specifies the GRA-UML approach to metadata and provisioning </w:t>
      </w:r>
      <w:ins w:id="149" w:author="Steve Cook" w:date="2014-06-03T13:59:00Z">
        <w:r w:rsidR="0076020A">
          <w:t xml:space="preserve">of generated SSPs </w:t>
        </w:r>
      </w:ins>
      <w:r w:rsidRPr="00CD4099">
        <w:t xml:space="preserve">through </w:t>
      </w:r>
      <w:ins w:id="150" w:author="Steve Cook" w:date="2014-06-03T13:59:00Z">
        <w:r w:rsidR="0076020A">
          <w:t xml:space="preserve">the </w:t>
        </w:r>
      </w:ins>
      <w:r w:rsidRPr="00CD4099">
        <w:t>use of model based annotations.</w:t>
      </w:r>
    </w:p>
    <w:p w14:paraId="232CBFCB" w14:textId="4B0C3CD7" w:rsidR="00FF7A56" w:rsidRDefault="00CD4099">
      <w:pPr>
        <w:pStyle w:val="Heading1"/>
        <w:pPrChange w:id="151" w:author="Steve Cook" w:date="2014-06-04T11:22:00Z">
          <w:pPr>
            <w:pStyle w:val="Heading2"/>
            <w:spacing w:after="240"/>
            <w:ind w:left="360"/>
          </w:pPr>
        </w:pPrChange>
      </w:pPr>
      <w:bookmarkStart w:id="152" w:name="_Toc390089492"/>
      <w:r>
        <w:t>Problem statement</w:t>
      </w:r>
      <w:bookmarkEnd w:id="152"/>
    </w:p>
    <w:p w14:paraId="2F86E357" w14:textId="78CBE3A6" w:rsidR="00CD4099" w:rsidRDefault="00CD4099" w:rsidP="00CD4099">
      <w:r>
        <w:t xml:space="preserve">GRA-UML has two </w:t>
      </w:r>
      <w:ins w:id="153" w:author="Steve Cook" w:date="2014-06-04T10:13:00Z">
        <w:r w:rsidR="00FE3158">
          <w:t xml:space="preserve">potentially conflicting </w:t>
        </w:r>
      </w:ins>
      <w:r>
        <w:t>goals</w:t>
      </w:r>
      <w:del w:id="154" w:author="Steve Cook" w:date="2014-06-04T10:13:00Z">
        <w:r w:rsidDel="00FE3158">
          <w:delText xml:space="preserve"> that may be difficult to satisfy together</w:delText>
        </w:r>
      </w:del>
      <w:r>
        <w:t>:</w:t>
      </w:r>
    </w:p>
    <w:p w14:paraId="64CC5546" w14:textId="7A491548" w:rsidR="00CD4099" w:rsidRDefault="00CD4099" w:rsidP="00CD4099">
      <w:pPr>
        <w:pStyle w:val="ListParagraph"/>
        <w:numPr>
          <w:ilvl w:val="0"/>
          <w:numId w:val="15"/>
        </w:numPr>
      </w:pPr>
      <w:r>
        <w:t xml:space="preserve">That GRA UML should produce a fully </w:t>
      </w:r>
      <w:del w:id="155" w:author="Steve Cook" w:date="2014-05-30T09:31:00Z">
        <w:r w:rsidDel="00721587">
          <w:delText xml:space="preserve">GRA </w:delText>
        </w:r>
      </w:del>
      <w:ins w:id="156" w:author="Steve Cook" w:date="2014-05-30T09:31:00Z">
        <w:r w:rsidR="00721587">
          <w:t>GRA-</w:t>
        </w:r>
      </w:ins>
      <w:r>
        <w:t>conformant SSP</w:t>
      </w:r>
    </w:p>
    <w:p w14:paraId="34711C7A" w14:textId="63D2C404" w:rsidR="00CD4099" w:rsidRDefault="00CD4099" w:rsidP="00CD4099">
      <w:pPr>
        <w:pStyle w:val="ListParagraph"/>
        <w:numPr>
          <w:ilvl w:val="0"/>
          <w:numId w:val="15"/>
        </w:numPr>
      </w:pPr>
      <w:r>
        <w:t>That GRA-UML should provide flexibility in how SSPs are produced, what technologies are used and how these technologies are used.</w:t>
      </w:r>
    </w:p>
    <w:p w14:paraId="229C5E1A" w14:textId="01E55D25" w:rsidR="00CD4099" w:rsidRDefault="00CD4099" w:rsidP="00CD4099">
      <w:r>
        <w:t xml:space="preserve">The reason for this flexibility as that GRA is essentially “open ended” with respect to the service interaction profiles used as well as what specific technologies are used within a SIP.  </w:t>
      </w:r>
      <w:r w:rsidR="003457BD">
        <w:t>In addition, SSP architects frequently have additional requirements or styl</w:t>
      </w:r>
      <w:ins w:id="157" w:author="Steve Cook" w:date="2014-05-30T09:31:00Z">
        <w:r w:rsidR="00721587">
          <w:t>e</w:t>
        </w:r>
      </w:ins>
      <w:r w:rsidR="003457BD">
        <w:t xml:space="preserve">s with respect to the generated documentation. </w:t>
      </w:r>
      <w:del w:id="158" w:author="Steve Cook" w:date="2014-05-30T09:32:00Z">
        <w:r w:rsidDel="00721587">
          <w:delText>This presented</w:delText>
        </w:r>
      </w:del>
      <w:ins w:id="159" w:author="Steve Cook" w:date="2014-05-30T09:33:00Z">
        <w:r w:rsidR="00721587">
          <w:t>The following</w:t>
        </w:r>
      </w:ins>
      <w:r>
        <w:t xml:space="preserve"> t</w:t>
      </w:r>
      <w:r w:rsidR="003457BD">
        <w:t>hree</w:t>
      </w:r>
      <w:r>
        <w:t xml:space="preserve"> alternatives </w:t>
      </w:r>
      <w:ins w:id="160" w:author="Steve Cook" w:date="2014-05-30T09:32:00Z">
        <w:r w:rsidR="00721587">
          <w:t>have been considered</w:t>
        </w:r>
      </w:ins>
      <w:ins w:id="161" w:author="Steve Cook" w:date="2014-05-30T09:33:00Z">
        <w:r w:rsidR="00721587">
          <w:t xml:space="preserve"> to solve this dilemma</w:t>
        </w:r>
      </w:ins>
      <w:ins w:id="162" w:author="Steve Cook" w:date="2014-05-30T09:32:00Z">
        <w:r w:rsidR="00721587">
          <w:t xml:space="preserve"> </w:t>
        </w:r>
      </w:ins>
      <w:del w:id="163" w:author="Steve Cook" w:date="2014-05-30T09:32:00Z">
        <w:r w:rsidDel="00721587">
          <w:delText>that were not seen as advantageous</w:delText>
        </w:r>
      </w:del>
      <w:ins w:id="164" w:author="Steve Cook" w:date="2014-05-30T09:32:00Z">
        <w:r w:rsidR="00721587">
          <w:t xml:space="preserve">but none are seen as </w:t>
        </w:r>
      </w:ins>
      <w:ins w:id="165" w:author="Steve Cook" w:date="2014-05-30T09:34:00Z">
        <w:r w:rsidR="00721587">
          <w:t>acceptable</w:t>
        </w:r>
      </w:ins>
      <w:ins w:id="166" w:author="Steve Cook" w:date="2014-05-30T09:32:00Z">
        <w:r w:rsidR="00721587">
          <w:t xml:space="preserve"> solutions</w:t>
        </w:r>
      </w:ins>
      <w:r>
        <w:t>:</w:t>
      </w:r>
    </w:p>
    <w:p w14:paraId="52485020" w14:textId="55F5A45A" w:rsidR="00CD4099" w:rsidRDefault="00CD4099" w:rsidP="00CD4099">
      <w:pPr>
        <w:pStyle w:val="ListParagraph"/>
        <w:numPr>
          <w:ilvl w:val="0"/>
          <w:numId w:val="16"/>
        </w:numPr>
      </w:pPr>
      <w:r>
        <w:t>That the SSP provisioning would provide for a fixed set of options without substantial extension capability</w:t>
      </w:r>
      <w:ins w:id="167" w:author="Steve Cook" w:date="2014-05-30T09:33:00Z">
        <w:r w:rsidR="00721587">
          <w:t>;</w:t>
        </w:r>
      </w:ins>
    </w:p>
    <w:p w14:paraId="410D1863" w14:textId="10AD5857" w:rsidR="00CD4099" w:rsidRDefault="00CD4099" w:rsidP="00CD4099">
      <w:pPr>
        <w:pStyle w:val="ListParagraph"/>
        <w:numPr>
          <w:ilvl w:val="0"/>
          <w:numId w:val="16"/>
        </w:numPr>
      </w:pPr>
      <w:r>
        <w:t xml:space="preserve">That the SSP would be modeled </w:t>
      </w:r>
      <w:ins w:id="168" w:author="Steve Cook" w:date="2014-05-30T09:33:00Z">
        <w:r w:rsidR="00721587">
          <w:t xml:space="preserve">in detail </w:t>
        </w:r>
      </w:ins>
      <w:r>
        <w:t>at the “technology level” and encompass all the complexity of WSDL, policies and other selected options</w:t>
      </w:r>
      <w:ins w:id="169" w:author="Steve Cook" w:date="2014-05-30T09:33:00Z">
        <w:r w:rsidR="00721587">
          <w:t>;</w:t>
        </w:r>
      </w:ins>
    </w:p>
    <w:p w14:paraId="173142B2" w14:textId="62607343" w:rsidR="00CD4099" w:rsidRDefault="00CD4099" w:rsidP="00CD4099">
      <w:pPr>
        <w:pStyle w:val="ListParagraph"/>
        <w:numPr>
          <w:ilvl w:val="0"/>
          <w:numId w:val="16"/>
        </w:numPr>
      </w:pPr>
      <w:r>
        <w:t>That developers would have to modify the QVT that produces a SSP – an unfamiliar technology to most dealing with SSPs and WSDL.</w:t>
      </w:r>
    </w:p>
    <w:p w14:paraId="250AF67E" w14:textId="242E920F" w:rsidR="00CD4099" w:rsidRDefault="00CD4099">
      <w:pPr>
        <w:pStyle w:val="Heading1"/>
        <w:pPrChange w:id="170" w:author="Steve Cook" w:date="2014-06-04T11:22:00Z">
          <w:pPr>
            <w:pStyle w:val="Heading2"/>
            <w:spacing w:after="240"/>
            <w:ind w:left="360"/>
          </w:pPr>
        </w:pPrChange>
      </w:pPr>
      <w:bookmarkStart w:id="171" w:name="_Toc390089493"/>
      <w:r>
        <w:t>Approach</w:t>
      </w:r>
      <w:r w:rsidR="008607C0">
        <w:t xml:space="preserve"> Overview</w:t>
      </w:r>
      <w:bookmarkEnd w:id="171"/>
    </w:p>
    <w:p w14:paraId="3046EF52" w14:textId="766D0443" w:rsidR="00CD4099" w:rsidRDefault="00CD4099" w:rsidP="00CD4099">
      <w:r>
        <w:t xml:space="preserve">The approach </w:t>
      </w:r>
      <w:del w:id="172" w:author="Steve Cook" w:date="2014-06-09T14:38:00Z">
        <w:r w:rsidDel="003B3918">
          <w:delText xml:space="preserve">outlined </w:delText>
        </w:r>
      </w:del>
      <w:r>
        <w:t xml:space="preserve">in this document </w:t>
      </w:r>
      <w:del w:id="173" w:author="Steve Cook" w:date="2014-06-09T14:38:00Z">
        <w:r w:rsidDel="003B3918">
          <w:delText xml:space="preserve">is intended to </w:delText>
        </w:r>
      </w:del>
      <w:r>
        <w:t>provide</w:t>
      </w:r>
      <w:ins w:id="174" w:author="Steve Cook" w:date="2014-06-09T14:38:00Z">
        <w:r w:rsidR="003B3918">
          <w:t>s</w:t>
        </w:r>
      </w:ins>
      <w:r>
        <w:t xml:space="preserve"> a 4</w:t>
      </w:r>
      <w:r w:rsidRPr="00CD4099">
        <w:rPr>
          <w:vertAlign w:val="superscript"/>
        </w:rPr>
        <w:t>th</w:t>
      </w:r>
      <w:r>
        <w:t xml:space="preserve"> alternative that </w:t>
      </w:r>
      <w:del w:id="175" w:author="Steve Cook" w:date="2014-06-04T10:13:00Z">
        <w:r w:rsidDel="00FE3158">
          <w:delText>provides for</w:delText>
        </w:r>
      </w:del>
      <w:ins w:id="176" w:author="Steve Cook" w:date="2014-06-04T10:13:00Z">
        <w:r w:rsidR="00FE3158">
          <w:t>offers full</w:t>
        </w:r>
      </w:ins>
      <w:r>
        <w:t xml:space="preserve"> extensibility while retaining simplicity for the SSP developer. The approach introduces another kind of developer, the </w:t>
      </w:r>
      <w:r w:rsidRPr="00733E34">
        <w:rPr>
          <w:i/>
          <w:rPrChange w:id="177" w:author="Steve Cook" w:date="2014-06-04T14:49:00Z">
            <w:rPr/>
          </w:rPrChange>
        </w:rPr>
        <w:t>SSP template developer</w:t>
      </w:r>
      <w:r>
        <w:t xml:space="preserve">. The template developer uses familiar </w:t>
      </w:r>
      <w:r w:rsidR="008607C0">
        <w:t>technologies</w:t>
      </w:r>
      <w:r>
        <w:t xml:space="preserve"> </w:t>
      </w:r>
      <w:ins w:id="178" w:author="Steve Cook" w:date="2014-05-30T09:34:00Z">
        <w:r w:rsidR="00721587">
          <w:t xml:space="preserve">- </w:t>
        </w:r>
      </w:ins>
      <w:del w:id="179" w:author="Steve Cook" w:date="2014-05-30T09:34:00Z">
        <w:r w:rsidDel="00721587">
          <w:delText>(e.g.</w:delText>
        </w:r>
      </w:del>
      <w:ins w:id="180" w:author="Steve Cook" w:date="2014-05-30T09:34:00Z">
        <w:r w:rsidR="00721587">
          <w:t>primarily</w:t>
        </w:r>
      </w:ins>
      <w:r>
        <w:t xml:space="preserve"> XSLT</w:t>
      </w:r>
      <w:del w:id="181" w:author="Steve Cook" w:date="2014-05-30T09:35:00Z">
        <w:r w:rsidDel="00721587">
          <w:delText xml:space="preserve">) </w:delText>
        </w:r>
      </w:del>
      <w:ins w:id="182" w:author="Steve Cook" w:date="2014-05-30T09:35:00Z">
        <w:r w:rsidR="00721587">
          <w:t xml:space="preserve"> - </w:t>
        </w:r>
      </w:ins>
      <w:r w:rsidR="008607C0">
        <w:t>to tailor SSPs to a particular style and set of technology choices.</w:t>
      </w:r>
    </w:p>
    <w:p w14:paraId="3ECF1170" w14:textId="1BEE21F2" w:rsidR="00A00813" w:rsidRDefault="00756231" w:rsidP="00CD4099">
      <w:pPr>
        <w:rPr>
          <w:ins w:id="183" w:author="Steve Cook" w:date="2014-05-30T10:16:00Z"/>
        </w:rPr>
      </w:pPr>
      <w:ins w:id="184" w:author="Steve Cook" w:date="2014-05-30T10:13:00Z">
        <w:r>
          <w:t>In</w:t>
        </w:r>
      </w:ins>
      <w:ins w:id="185" w:author="Steve Cook" w:date="2014-05-30T10:01:00Z">
        <w:r w:rsidR="000F5D8A">
          <w:t xml:space="preserve"> this approach the generation </w:t>
        </w:r>
      </w:ins>
      <w:ins w:id="186" w:author="Steve Cook" w:date="2014-05-30T10:02:00Z">
        <w:r w:rsidR="000F5D8A">
          <w:t xml:space="preserve">and provisioning </w:t>
        </w:r>
      </w:ins>
      <w:ins w:id="187" w:author="Steve Cook" w:date="2014-05-30T10:01:00Z">
        <w:r w:rsidR="000F5D8A">
          <w:t xml:space="preserve">of the final </w:t>
        </w:r>
      </w:ins>
      <w:ins w:id="188" w:author="Steve Cook" w:date="2014-05-30T10:02:00Z">
        <w:r w:rsidR="000F5D8A">
          <w:t xml:space="preserve">SSP </w:t>
        </w:r>
      </w:ins>
      <w:ins w:id="189" w:author="Steve Cook" w:date="2014-05-30T10:13:00Z">
        <w:r>
          <w:t xml:space="preserve">is divided </w:t>
        </w:r>
      </w:ins>
      <w:ins w:id="190" w:author="Steve Cook" w:date="2014-05-30T10:02:00Z">
        <w:r w:rsidR="000F5D8A">
          <w:t>into two steps</w:t>
        </w:r>
      </w:ins>
      <w:ins w:id="191" w:author="Steve Cook" w:date="2014-05-30T10:13:00Z">
        <w:r>
          <w:t xml:space="preserve">, called </w:t>
        </w:r>
        <w:r w:rsidRPr="00756231">
          <w:rPr>
            <w:i/>
            <w:rPrChange w:id="192" w:author="Steve Cook" w:date="2014-05-30T10:13:00Z">
              <w:rPr/>
            </w:rPrChange>
          </w:rPr>
          <w:t>pre-provisioning</w:t>
        </w:r>
        <w:r>
          <w:t xml:space="preserve"> and </w:t>
        </w:r>
        <w:r w:rsidRPr="00756231">
          <w:rPr>
            <w:i/>
            <w:rPrChange w:id="193" w:author="Steve Cook" w:date="2014-05-30T10:13:00Z">
              <w:rPr/>
            </w:rPrChange>
          </w:rPr>
          <w:t>post-provisioning</w:t>
        </w:r>
      </w:ins>
      <w:ins w:id="194" w:author="Steve Cook" w:date="2014-05-30T10:02:00Z">
        <w:r w:rsidR="000F5D8A">
          <w:t xml:space="preserve">. The GRA-UML developer creates a model of the SSP </w:t>
        </w:r>
      </w:ins>
      <w:ins w:id="195" w:author="Steve Cook" w:date="2014-06-03T15:25:00Z">
        <w:r w:rsidR="00957122">
          <w:t>containing</w:t>
        </w:r>
      </w:ins>
      <w:ins w:id="196" w:author="Steve Cook" w:date="2014-05-30T10:02:00Z">
        <w:r w:rsidR="000F5D8A">
          <w:t xml:space="preserve"> two main aspects</w:t>
        </w:r>
      </w:ins>
      <w:ins w:id="197" w:author="Steve Cook" w:date="2014-06-03T15:25:00Z">
        <w:r w:rsidR="00957122">
          <w:t xml:space="preserve"> that separate concerns between the logical services and </w:t>
        </w:r>
      </w:ins>
      <w:ins w:id="198" w:author="Steve Cook" w:date="2014-06-03T15:26:00Z">
        <w:r w:rsidR="00957122">
          <w:t xml:space="preserve">the </w:t>
        </w:r>
      </w:ins>
      <w:ins w:id="199" w:author="Steve Cook" w:date="2014-06-03T15:25:00Z">
        <w:r w:rsidR="00957122">
          <w:t>GRA</w:t>
        </w:r>
      </w:ins>
      <w:ins w:id="200" w:author="Steve Cook" w:date="2014-06-03T15:26:00Z">
        <w:r w:rsidR="00957122">
          <w:t>-</w:t>
        </w:r>
      </w:ins>
      <w:ins w:id="201" w:author="Steve Cook" w:date="2014-06-03T15:25:00Z">
        <w:r w:rsidR="00957122">
          <w:t>specific requirements and metadata</w:t>
        </w:r>
      </w:ins>
      <w:ins w:id="202" w:author="Steve Cook" w:date="2014-05-30T10:02:00Z">
        <w:r w:rsidR="000F5D8A">
          <w:t xml:space="preserve">: </w:t>
        </w:r>
      </w:ins>
    </w:p>
    <w:p w14:paraId="0C3EC99E" w14:textId="518FE2E8" w:rsidR="000F5D8A" w:rsidRDefault="002D0207">
      <w:pPr>
        <w:pStyle w:val="ListParagraph"/>
        <w:numPr>
          <w:ilvl w:val="0"/>
          <w:numId w:val="19"/>
        </w:numPr>
        <w:rPr>
          <w:ins w:id="203" w:author="Steve Cook" w:date="2014-05-30T10:14:00Z"/>
        </w:rPr>
        <w:pPrChange w:id="204" w:author="Steve Cook" w:date="2014-05-30T10:16:00Z">
          <w:pPr/>
        </w:pPrChange>
      </w:pPr>
      <w:ins w:id="205" w:author="Steve Cook" w:date="2014-05-30T10:33:00Z">
        <w:r>
          <w:t>The</w:t>
        </w:r>
      </w:ins>
      <w:ins w:id="206" w:author="Steve Cook" w:date="2014-05-30T10:02:00Z">
        <w:r w:rsidR="000F5D8A">
          <w:t xml:space="preserve"> </w:t>
        </w:r>
      </w:ins>
      <w:ins w:id="207" w:author="Steve Cook" w:date="2014-05-30T10:13:00Z">
        <w:r w:rsidR="00756231">
          <w:t xml:space="preserve">Logical </w:t>
        </w:r>
      </w:ins>
      <w:ins w:id="208" w:author="Steve Cook" w:date="2014-05-30T10:03:00Z">
        <w:r w:rsidR="000F5D8A">
          <w:t xml:space="preserve">Service </w:t>
        </w:r>
      </w:ins>
      <w:ins w:id="209" w:author="Steve Cook" w:date="2014-05-30T10:13:00Z">
        <w:r w:rsidR="00756231">
          <w:t>Model</w:t>
        </w:r>
      </w:ins>
      <w:ins w:id="210" w:author="Steve Cook" w:date="2014-05-30T10:17:00Z">
        <w:r w:rsidR="00A00813">
          <w:t xml:space="preserve"> -</w:t>
        </w:r>
      </w:ins>
      <w:ins w:id="211" w:author="Steve Cook" w:date="2014-05-30T10:13:00Z">
        <w:r w:rsidR="00756231">
          <w:t xml:space="preserve"> </w:t>
        </w:r>
      </w:ins>
      <w:ins w:id="212" w:author="Steve Cook" w:date="2014-05-30T10:15:00Z">
        <w:r w:rsidR="00A00813">
          <w:t xml:space="preserve">a </w:t>
        </w:r>
      </w:ins>
      <w:ins w:id="213" w:author="Steve Cook" w:date="2014-06-04T10:14:00Z">
        <w:r w:rsidR="00FE3158">
          <w:t>platform</w:t>
        </w:r>
      </w:ins>
      <w:ins w:id="214" w:author="Steve Cook" w:date="2014-05-30T10:15:00Z">
        <w:r w:rsidR="00A00813">
          <w:t xml:space="preserve">-independent specification </w:t>
        </w:r>
      </w:ins>
      <w:ins w:id="215" w:author="Steve Cook" w:date="2014-05-30T10:14:00Z">
        <w:r w:rsidR="00A00813">
          <w:t>of the services automated by the SSP, in terms of SOA constructs such as Actors, Use Cases, Components, Ports, Interfaces etc.</w:t>
        </w:r>
      </w:ins>
      <w:ins w:id="216" w:author="Steve Cook" w:date="2014-06-03T15:27:00Z">
        <w:r w:rsidR="00957122">
          <w:t xml:space="preserve">  It contains “normal” UML structures that are used to define services without any special stereotypes or undue rules. These same UML elements may be used for purposes other than producing GRA specifications, such as producing implementations.</w:t>
        </w:r>
      </w:ins>
    </w:p>
    <w:p w14:paraId="6F13D459" w14:textId="7B0393DE" w:rsidR="00A00813" w:rsidRDefault="00A00813">
      <w:pPr>
        <w:pStyle w:val="ListParagraph"/>
        <w:numPr>
          <w:ilvl w:val="0"/>
          <w:numId w:val="19"/>
        </w:numPr>
        <w:rPr>
          <w:ins w:id="217" w:author="Steve Cook" w:date="2014-05-30T10:01:00Z"/>
        </w:rPr>
        <w:pPrChange w:id="218" w:author="Steve Cook" w:date="2014-05-30T10:16:00Z">
          <w:pPr/>
        </w:pPrChange>
      </w:pPr>
      <w:ins w:id="219" w:author="Steve Cook" w:date="2014-05-30T10:17:00Z">
        <w:r>
          <w:t xml:space="preserve">The Annotation Model – a </w:t>
        </w:r>
      </w:ins>
      <w:ins w:id="220" w:author="Steve Cook" w:date="2014-05-30T10:23:00Z">
        <w:r>
          <w:t xml:space="preserve">modeled </w:t>
        </w:r>
      </w:ins>
      <w:ins w:id="221" w:author="Steve Cook" w:date="2014-05-30T10:17:00Z">
        <w:r>
          <w:t>specification of</w:t>
        </w:r>
      </w:ins>
      <w:ins w:id="222" w:author="Steve Cook" w:date="2014-06-03T15:26:00Z">
        <w:r w:rsidR="00957122">
          <w:t xml:space="preserve"> GRA-specific</w:t>
        </w:r>
      </w:ins>
      <w:ins w:id="223" w:author="Steve Cook" w:date="2014-06-04T14:51:00Z">
        <w:r w:rsidR="00733E34">
          <w:t xml:space="preserve"> metadata, including</w:t>
        </w:r>
      </w:ins>
      <w:ins w:id="224" w:author="Steve Cook" w:date="2014-05-30T10:17:00Z">
        <w:r>
          <w:t xml:space="preserve"> technology and policy choices</w:t>
        </w:r>
      </w:ins>
      <w:ins w:id="225" w:author="Steve Cook" w:date="2014-05-30T10:23:00Z">
        <w:r>
          <w:t xml:space="preserve"> for the SSP</w:t>
        </w:r>
      </w:ins>
      <w:ins w:id="226" w:author="Steve Cook" w:date="2014-06-04T10:16:00Z">
        <w:r w:rsidR="003574CB">
          <w:t>, in cases where</w:t>
        </w:r>
      </w:ins>
      <w:ins w:id="227" w:author="Steve Cook" w:date="2014-06-04T10:14:00Z">
        <w:r w:rsidR="00FE3158">
          <w:t xml:space="preserve"> these choices </w:t>
        </w:r>
      </w:ins>
      <w:ins w:id="228" w:author="Steve Cook" w:date="2014-06-04T10:16:00Z">
        <w:r w:rsidR="003574CB">
          <w:t>cannot</w:t>
        </w:r>
      </w:ins>
      <w:ins w:id="229" w:author="Steve Cook" w:date="2014-06-04T10:14:00Z">
        <w:r w:rsidR="00FE3158">
          <w:t xml:space="preserve"> be inferred from the Logical Ser</w:t>
        </w:r>
        <w:r w:rsidR="003574CB">
          <w:t>vice Model by applying defaults</w:t>
        </w:r>
      </w:ins>
      <w:ins w:id="230" w:author="Steve Cook" w:date="2014-06-04T10:15:00Z">
        <w:r w:rsidR="00FE3158">
          <w:t>.</w:t>
        </w:r>
      </w:ins>
    </w:p>
    <w:p w14:paraId="030EA049" w14:textId="373A5095" w:rsidR="002D0207" w:rsidRDefault="00957122" w:rsidP="00CD4099">
      <w:pPr>
        <w:rPr>
          <w:ins w:id="231" w:author="Steve Cook" w:date="2014-05-30T10:24:00Z"/>
        </w:rPr>
      </w:pPr>
      <w:moveToRangeStart w:id="232" w:author="Steve Cook" w:date="2014-06-03T15:24:00Z" w:name="move389572375"/>
      <w:moveTo w:id="233" w:author="Steve Cook" w:date="2014-06-03T15:24:00Z">
        <w:del w:id="234" w:author="Steve Cook" w:date="2014-06-03T15:27:00Z">
          <w:r w:rsidDel="00957122">
            <w:lastRenderedPageBreak/>
            <w:delText xml:space="preserve">As a design goal “normal” UML structures that are </w:delText>
          </w:r>
        </w:del>
        <w:del w:id="235" w:author="Steve Cook" w:date="2014-06-03T15:26:00Z">
          <w:r w:rsidDel="00957122">
            <w:delText xml:space="preserve">typically </w:delText>
          </w:r>
        </w:del>
        <w:del w:id="236" w:author="Steve Cook" w:date="2014-06-03T15:27:00Z">
          <w:r w:rsidDel="00957122">
            <w:delText xml:space="preserve">used to define services </w:delText>
          </w:r>
        </w:del>
        <w:del w:id="237" w:author="Steve Cook" w:date="2014-06-03T15:24:00Z">
          <w:r w:rsidDel="00957122">
            <w:delText xml:space="preserve">can be used </w:delText>
          </w:r>
        </w:del>
        <w:del w:id="238" w:author="Steve Cook" w:date="2014-06-03T15:27:00Z">
          <w:r w:rsidDel="00957122">
            <w:delText>without any special stereotypes or undue rules. This allows the same UML elements to be used for purposes other than producing GRA specifications, such as producing implementations. It also provides for a separation of concerns between the</w:delText>
          </w:r>
        </w:del>
        <w:del w:id="239" w:author="Steve Cook" w:date="2014-06-03T15:25:00Z">
          <w:r w:rsidDel="00957122">
            <w:delText xml:space="preserve"> logical service</w:delText>
          </w:r>
        </w:del>
        <w:del w:id="240" w:author="Steve Cook" w:date="2014-06-03T15:24:00Z">
          <w:r w:rsidDel="00957122">
            <w:delText>s</w:delText>
          </w:r>
        </w:del>
        <w:del w:id="241" w:author="Steve Cook" w:date="2014-06-03T15:25:00Z">
          <w:r w:rsidDel="00957122">
            <w:delText xml:space="preserve"> model and the GRA specific requirements and metadata</w:delText>
          </w:r>
        </w:del>
        <w:del w:id="242" w:author="Steve Cook" w:date="2014-06-03T15:27:00Z">
          <w:r w:rsidDel="00957122">
            <w:delText>.</w:delText>
          </w:r>
        </w:del>
      </w:moveTo>
      <w:moveToRangeEnd w:id="232"/>
      <w:del w:id="243" w:author="Steve Cook" w:date="2014-05-30T10:23:00Z">
        <w:r w:rsidR="008607C0" w:rsidDel="00A00813">
          <w:delText xml:space="preserve">The basis of this approach is to introduce </w:delText>
        </w:r>
      </w:del>
      <w:del w:id="244" w:author="Steve Cook" w:date="2014-05-30T09:35:00Z">
        <w:r w:rsidR="008607C0" w:rsidRPr="005C0EEF" w:rsidDel="005C0EEF">
          <w:rPr>
            <w:i/>
            <w:rPrChange w:id="245" w:author="Steve Cook" w:date="2014-05-30T09:35:00Z">
              <w:rPr/>
            </w:rPrChange>
          </w:rPr>
          <w:delText>“</w:delText>
        </w:r>
      </w:del>
      <w:del w:id="246" w:author="Steve Cook" w:date="2014-05-30T10:23:00Z">
        <w:r w:rsidR="008607C0" w:rsidRPr="005C0EEF" w:rsidDel="00A00813">
          <w:rPr>
            <w:i/>
            <w:rPrChange w:id="247" w:author="Steve Cook" w:date="2014-05-30T09:35:00Z">
              <w:rPr/>
            </w:rPrChange>
          </w:rPr>
          <w:delText>SSP annotations</w:delText>
        </w:r>
      </w:del>
      <w:del w:id="248" w:author="Steve Cook" w:date="2014-05-30T09:35:00Z">
        <w:r w:rsidR="008607C0" w:rsidDel="005C0EEF">
          <w:delText>”</w:delText>
        </w:r>
      </w:del>
      <w:del w:id="249" w:author="Steve Cook" w:date="2014-05-30T10:23:00Z">
        <w:r w:rsidR="008607C0" w:rsidDel="00A00813">
          <w:delText xml:space="preserve">. SSP annotations are metadata produced from the GRA-UML model that provide business and technology choices attached to a generated “skeleton” SSP. </w:delText>
        </w:r>
      </w:del>
      <w:del w:id="250" w:author="Steve Cook" w:date="2014-05-30T09:35:00Z">
        <w:r w:rsidR="008607C0" w:rsidDel="005C0EEF">
          <w:delText xml:space="preserve"> </w:delText>
        </w:r>
      </w:del>
      <w:r w:rsidR="008607C0">
        <w:t xml:space="preserve">The </w:t>
      </w:r>
      <w:ins w:id="251" w:author="Steve Cook" w:date="2014-05-30T10:24:00Z">
        <w:r w:rsidR="00A00813" w:rsidRPr="002D0207">
          <w:rPr>
            <w:i/>
            <w:rPrChange w:id="252" w:author="Steve Cook" w:date="2014-05-30T10:25:00Z">
              <w:rPr/>
            </w:rPrChange>
          </w:rPr>
          <w:t>pre-</w:t>
        </w:r>
      </w:ins>
      <w:r w:rsidR="008607C0" w:rsidRPr="002D0207">
        <w:rPr>
          <w:i/>
          <w:rPrChange w:id="253" w:author="Steve Cook" w:date="2014-05-30T10:25:00Z">
            <w:rPr/>
          </w:rPrChange>
        </w:rPr>
        <w:t>provisioning</w:t>
      </w:r>
      <w:r w:rsidR="008607C0">
        <w:t xml:space="preserve"> </w:t>
      </w:r>
      <w:del w:id="254" w:author="Steve Cook" w:date="2014-05-30T10:24:00Z">
        <w:r w:rsidR="008607C0" w:rsidDel="00A00813">
          <w:delText>process is divided into two segments</w:delText>
        </w:r>
      </w:del>
      <w:ins w:id="255" w:author="Steve Cook" w:date="2014-05-30T10:24:00Z">
        <w:r w:rsidR="00A00813">
          <w:t>step</w:t>
        </w:r>
      </w:ins>
      <w:del w:id="256" w:author="Steve Cook" w:date="2014-05-30T10:24:00Z">
        <w:r w:rsidR="008607C0" w:rsidDel="00A00813">
          <w:delText>: 1)</w:delText>
        </w:r>
      </w:del>
      <w:ins w:id="257" w:author="Steve Cook" w:date="2014-05-30T10:24:00Z">
        <w:r w:rsidR="00A00813">
          <w:t xml:space="preserve"> uses a standardized algorithm to</w:t>
        </w:r>
      </w:ins>
      <w:del w:id="258" w:author="Steve Cook" w:date="2014-05-30T10:24:00Z">
        <w:r w:rsidR="008607C0" w:rsidDel="00A00813">
          <w:delText xml:space="preserve"> The standard </w:delText>
        </w:r>
      </w:del>
      <w:ins w:id="259" w:author="Steve Cook" w:date="2014-05-30T10:24:00Z">
        <w:r w:rsidR="00A00813">
          <w:t xml:space="preserve"> </w:t>
        </w:r>
      </w:ins>
      <w:del w:id="260" w:author="Steve Cook" w:date="2014-05-30T10:24:00Z">
        <w:r w:rsidR="008607C0" w:rsidDel="00A00813">
          <w:delText xml:space="preserve">generation </w:delText>
        </w:r>
      </w:del>
      <w:ins w:id="261" w:author="Steve Cook" w:date="2014-05-30T10:24:00Z">
        <w:r w:rsidR="00A00813">
          <w:t xml:space="preserve">generate </w:t>
        </w:r>
      </w:ins>
      <w:del w:id="262" w:author="Steve Cook" w:date="2014-05-30T10:24:00Z">
        <w:r w:rsidR="008607C0" w:rsidDel="00A00813">
          <w:delText xml:space="preserve">of </w:delText>
        </w:r>
      </w:del>
      <w:r w:rsidR="008607C0">
        <w:t>a</w:t>
      </w:r>
      <w:ins w:id="263" w:author="Steve Cook" w:date="2014-06-04T10:19:00Z">
        <w:r w:rsidR="003574CB">
          <w:t xml:space="preserve">n </w:t>
        </w:r>
        <w:r w:rsidR="003574CB" w:rsidRPr="003574CB">
          <w:rPr>
            <w:i/>
            <w:rPrChange w:id="264" w:author="Steve Cook" w:date="2014-06-04T10:19:00Z">
              <w:rPr/>
            </w:rPrChange>
          </w:rPr>
          <w:t>annotated</w:t>
        </w:r>
      </w:ins>
      <w:r w:rsidR="008607C0">
        <w:t xml:space="preserve"> </w:t>
      </w:r>
      <w:r w:rsidR="008607C0" w:rsidRPr="002D0207">
        <w:rPr>
          <w:i/>
          <w:rPrChange w:id="265" w:author="Steve Cook" w:date="2014-05-30T10:26:00Z">
            <w:rPr/>
          </w:rPrChange>
        </w:rPr>
        <w:t>skeleton SSP</w:t>
      </w:r>
      <w:del w:id="266" w:author="Steve Cook" w:date="2014-05-30T10:24:00Z">
        <w:r w:rsidR="008607C0" w:rsidDel="002D0207">
          <w:delText xml:space="preserve"> with annotations using Model Driven technologies, specifically QVT</w:delText>
        </w:r>
        <w:r w:rsidR="0049572E" w:rsidDel="002D0207">
          <w:delText xml:space="preserve"> (OMG Query View Transform standard)</w:delText>
        </w:r>
      </w:del>
      <w:r w:rsidR="008607C0">
        <w:t xml:space="preserve">. </w:t>
      </w:r>
      <w:ins w:id="267" w:author="Steve Cook" w:date="2014-05-30T10:25:00Z">
        <w:r w:rsidR="002D0207">
          <w:t xml:space="preserve"> It uses the OMG’s QVT (Query/View/Transformation) to transform the GRA-UML model into a </w:t>
        </w:r>
      </w:ins>
      <w:ins w:id="268" w:author="Steve Cook" w:date="2014-05-30T10:29:00Z">
        <w:r w:rsidR="002D0207">
          <w:t>standardized XML-base</w:t>
        </w:r>
      </w:ins>
      <w:ins w:id="269" w:author="Steve Cook" w:date="2014-05-30T10:31:00Z">
        <w:r w:rsidR="002D0207">
          <w:t>d</w:t>
        </w:r>
      </w:ins>
      <w:ins w:id="270" w:author="Steve Cook" w:date="2014-05-30T10:29:00Z">
        <w:r w:rsidR="002D0207">
          <w:t xml:space="preserve"> </w:t>
        </w:r>
      </w:ins>
      <w:ins w:id="271" w:author="Steve Cook" w:date="2014-05-30T10:25:00Z">
        <w:r w:rsidR="002D0207">
          <w:t>form</w:t>
        </w:r>
      </w:ins>
      <w:ins w:id="272" w:author="Steve Cook" w:date="2014-05-30T10:29:00Z">
        <w:r w:rsidR="002D0207">
          <w:t>at</w:t>
        </w:r>
      </w:ins>
      <w:ins w:id="273" w:author="Steve Cook" w:date="2014-05-30T10:25:00Z">
        <w:r w:rsidR="002D0207">
          <w:t xml:space="preserve"> that </w:t>
        </w:r>
      </w:ins>
      <w:ins w:id="274" w:author="Steve Cook" w:date="2014-06-03T13:59:00Z">
        <w:r w:rsidR="0076020A">
          <w:t xml:space="preserve">comprises </w:t>
        </w:r>
      </w:ins>
      <w:ins w:id="275" w:author="Steve Cook" w:date="2014-06-04T10:19:00Z">
        <w:r w:rsidR="003574CB">
          <w:t>the</w:t>
        </w:r>
      </w:ins>
      <w:ins w:id="276" w:author="Steve Cook" w:date="2014-06-03T13:59:00Z">
        <w:r w:rsidR="0076020A">
          <w:t xml:space="preserve"> </w:t>
        </w:r>
        <w:r w:rsidR="0076020A" w:rsidRPr="003574CB">
          <w:t>annotated skeleton</w:t>
        </w:r>
        <w:r w:rsidR="0076020A">
          <w:t xml:space="preserve"> SSP</w:t>
        </w:r>
      </w:ins>
      <w:ins w:id="277" w:author="Steve Cook" w:date="2014-05-30T10:27:00Z">
        <w:r w:rsidR="003574CB">
          <w:t>.</w:t>
        </w:r>
      </w:ins>
    </w:p>
    <w:p w14:paraId="29A60206" w14:textId="3F2D1911" w:rsidR="008607C0" w:rsidDel="00F457A7" w:rsidRDefault="008607C0" w:rsidP="00CD4099">
      <w:pPr>
        <w:rPr>
          <w:del w:id="278" w:author="Steve Cook" w:date="2014-05-30T10:33:00Z"/>
        </w:rPr>
      </w:pPr>
      <w:del w:id="279" w:author="Steve Cook" w:date="2014-05-30T10:29:00Z">
        <w:r w:rsidDel="002D0207">
          <w:delText xml:space="preserve">2) A </w:delText>
        </w:r>
      </w:del>
      <w:ins w:id="280" w:author="Steve Cook" w:date="2014-05-30T10:29:00Z">
        <w:r w:rsidR="002D0207">
          <w:t xml:space="preserve">The </w:t>
        </w:r>
      </w:ins>
      <w:r w:rsidRPr="002D0207">
        <w:rPr>
          <w:i/>
          <w:rPrChange w:id="281" w:author="Steve Cook" w:date="2014-05-30T10:29:00Z">
            <w:rPr/>
          </w:rPrChange>
        </w:rPr>
        <w:t>post</w:t>
      </w:r>
      <w:ins w:id="282" w:author="Steve Cook" w:date="2014-05-30T10:29:00Z">
        <w:r w:rsidR="002D0207" w:rsidRPr="002D0207">
          <w:rPr>
            <w:i/>
            <w:rPrChange w:id="283" w:author="Steve Cook" w:date="2014-05-30T10:29:00Z">
              <w:rPr/>
            </w:rPrChange>
          </w:rPr>
          <w:t>-</w:t>
        </w:r>
      </w:ins>
      <w:del w:id="284" w:author="Steve Cook" w:date="2014-05-30T10:29:00Z">
        <w:r w:rsidRPr="002D0207" w:rsidDel="002D0207">
          <w:rPr>
            <w:i/>
            <w:rPrChange w:id="285" w:author="Steve Cook" w:date="2014-05-30T10:29:00Z">
              <w:rPr/>
            </w:rPrChange>
          </w:rPr>
          <w:delText xml:space="preserve"> </w:delText>
        </w:r>
      </w:del>
      <w:r w:rsidRPr="002D0207">
        <w:rPr>
          <w:i/>
          <w:rPrChange w:id="286" w:author="Steve Cook" w:date="2014-05-30T10:29:00Z">
            <w:rPr/>
          </w:rPrChange>
        </w:rPr>
        <w:t>provisioning</w:t>
      </w:r>
      <w:r>
        <w:t xml:space="preserve"> </w:t>
      </w:r>
      <w:del w:id="287" w:author="Steve Cook" w:date="2014-05-30T10:29:00Z">
        <w:r w:rsidDel="002D0207">
          <w:delText>process that</w:delText>
        </w:r>
      </w:del>
      <w:ins w:id="288" w:author="Steve Cook" w:date="2014-05-30T10:29:00Z">
        <w:r w:rsidR="002D0207">
          <w:t>step</w:t>
        </w:r>
      </w:ins>
      <w:r>
        <w:t xml:space="preserve"> tailors the </w:t>
      </w:r>
      <w:ins w:id="289" w:author="Steve Cook" w:date="2014-06-03T14:00:00Z">
        <w:r w:rsidR="0076020A" w:rsidRPr="005E6934">
          <w:rPr>
            <w:i/>
          </w:rPr>
          <w:t>annotated skeleton</w:t>
        </w:r>
        <w:r w:rsidR="0076020A">
          <w:t xml:space="preserve"> </w:t>
        </w:r>
      </w:ins>
      <w:del w:id="290" w:author="Steve Cook" w:date="2014-05-30T10:29:00Z">
        <w:r w:rsidRPr="002D0207" w:rsidDel="002D0207">
          <w:rPr>
            <w:i/>
            <w:rPrChange w:id="291" w:author="Steve Cook" w:date="2014-05-30T10:29:00Z">
              <w:rPr/>
            </w:rPrChange>
          </w:rPr>
          <w:delText xml:space="preserve">provisioned </w:delText>
        </w:r>
      </w:del>
      <w:r w:rsidRPr="002D0207">
        <w:rPr>
          <w:i/>
          <w:rPrChange w:id="292" w:author="Steve Cook" w:date="2014-05-30T10:29:00Z">
            <w:rPr/>
          </w:rPrChange>
        </w:rPr>
        <w:t>SSP</w:t>
      </w:r>
      <w:r>
        <w:t xml:space="preserve"> </w:t>
      </w:r>
      <w:del w:id="293" w:author="Steve Cook" w:date="2014-05-30T10:30:00Z">
        <w:r w:rsidDel="002D0207">
          <w:delText xml:space="preserve">based </w:delText>
        </w:r>
      </w:del>
      <w:ins w:id="294" w:author="Steve Cook" w:date="2014-05-30T10:30:00Z">
        <w:r w:rsidR="002D0207">
          <w:t xml:space="preserve">using </w:t>
        </w:r>
      </w:ins>
      <w:del w:id="295" w:author="Steve Cook" w:date="2014-05-30T10:30:00Z">
        <w:r w:rsidDel="002D0207">
          <w:delText xml:space="preserve">on </w:delText>
        </w:r>
      </w:del>
      <w:r>
        <w:t>a</w:t>
      </w:r>
      <w:ins w:id="296" w:author="Steve Cook" w:date="2014-05-30T10:30:00Z">
        <w:r w:rsidR="002D0207">
          <w:t xml:space="preserve">n </w:t>
        </w:r>
      </w:ins>
      <w:del w:id="297" w:author="Steve Cook" w:date="2014-05-30T10:30:00Z">
        <w:r w:rsidDel="002D0207">
          <w:delText xml:space="preserve"> </w:delText>
        </w:r>
      </w:del>
      <w:del w:id="298" w:author="Steve Cook" w:date="2014-05-30T10:29:00Z">
        <w:r w:rsidDel="002D0207">
          <w:delText>us</w:delText>
        </w:r>
        <w:r w:rsidR="00C05DA3" w:rsidDel="002D0207">
          <w:delText xml:space="preserve">er </w:delText>
        </w:r>
      </w:del>
      <w:del w:id="299" w:author="Steve Cook" w:date="2014-05-30T10:30:00Z">
        <w:r w:rsidR="00C05DA3" w:rsidDel="002D0207">
          <w:delText xml:space="preserve">supplied </w:delText>
        </w:r>
      </w:del>
      <w:r w:rsidR="00C05DA3">
        <w:t>XSLT transformation</w:t>
      </w:r>
      <w:ins w:id="300" w:author="Steve Cook" w:date="2014-05-30T10:57:00Z">
        <w:r w:rsidR="00C93B5F">
          <w:t xml:space="preserve"> template</w:t>
        </w:r>
      </w:ins>
      <w:del w:id="301" w:author="Steve Cook" w:date="2014-05-30T10:30:00Z">
        <w:r w:rsidR="00C05DA3" w:rsidDel="002D0207">
          <w:delText xml:space="preserve"> based on the skeleton SSP and XML annotations</w:delText>
        </w:r>
      </w:del>
      <w:r w:rsidR="00C05DA3">
        <w:t>.</w:t>
      </w:r>
      <w:ins w:id="302" w:author="Steve Cook" w:date="2014-05-30T10:30:00Z">
        <w:r w:rsidR="002D0207">
          <w:t xml:space="preserve"> </w:t>
        </w:r>
      </w:ins>
    </w:p>
    <w:p w14:paraId="1107825C" w14:textId="77777777" w:rsidR="00F457A7" w:rsidRDefault="00F457A7" w:rsidP="00CD4099">
      <w:pPr>
        <w:rPr>
          <w:ins w:id="303" w:author="Steve Cook" w:date="2014-05-30T11:00:00Z"/>
        </w:rPr>
      </w:pPr>
    </w:p>
    <w:p w14:paraId="6820B8EB" w14:textId="4A6303BC" w:rsidR="00F457A7" w:rsidRDefault="00F457A7" w:rsidP="00CD4099">
      <w:pPr>
        <w:rPr>
          <w:ins w:id="304" w:author="Steve Cook" w:date="2014-05-30T11:00:00Z"/>
        </w:rPr>
      </w:pPr>
      <w:ins w:id="305" w:author="Steve Cook" w:date="2014-05-30T11:00:00Z">
        <w:r>
          <w:t>The complete process is shown in the figure below.</w:t>
        </w:r>
      </w:ins>
    </w:p>
    <w:p w14:paraId="7D4B42A2" w14:textId="7032F9EA" w:rsidR="00A32805" w:rsidDel="0076020A" w:rsidRDefault="00A32805" w:rsidP="00CD4099">
      <w:pPr>
        <w:rPr>
          <w:del w:id="306" w:author="Steve Cook" w:date="2014-06-03T14:01:00Z"/>
        </w:rPr>
      </w:pPr>
    </w:p>
    <w:p w14:paraId="2D8FF9BD" w14:textId="77777777" w:rsidR="000D4DB6" w:rsidRDefault="0076020A">
      <w:pPr>
        <w:keepNext/>
        <w:rPr>
          <w:ins w:id="307" w:author="Steve Cook" w:date="2014-06-03T15:43:00Z"/>
        </w:rPr>
        <w:pPrChange w:id="308" w:author="Steve Cook" w:date="2014-06-03T15:43:00Z">
          <w:pPr/>
        </w:pPrChange>
      </w:pPr>
      <w:ins w:id="309" w:author="Steve Cook" w:date="2014-06-03T14:00:00Z">
        <w:r>
          <w:rPr>
            <w:noProof/>
            <w:lang w:val="en-GB" w:eastAsia="en-GB"/>
          </w:rPr>
          <w:drawing>
            <wp:inline distT="0" distB="0" distL="0" distR="0" wp14:anchorId="39B5DC88" wp14:editId="3AFF537F">
              <wp:extent cx="5954238" cy="23310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6958" cy="2332150"/>
                      </a:xfrm>
                      <a:prstGeom prst="rect">
                        <a:avLst/>
                      </a:prstGeom>
                      <a:noFill/>
                    </pic:spPr>
                  </pic:pic>
                </a:graphicData>
              </a:graphic>
            </wp:inline>
          </w:drawing>
        </w:r>
      </w:ins>
    </w:p>
    <w:p w14:paraId="13C44594" w14:textId="012E062E" w:rsidR="008607C0" w:rsidRPr="00CD4099" w:rsidRDefault="000D4DB6">
      <w:pPr>
        <w:pStyle w:val="Caption"/>
        <w:pPrChange w:id="310" w:author="Steve Cook" w:date="2014-06-03T15:43:00Z">
          <w:pPr/>
        </w:pPrChange>
      </w:pPr>
      <w:bookmarkStart w:id="311" w:name="_Toc390089506"/>
      <w:ins w:id="312" w:author="Steve Cook" w:date="2014-06-03T15:43:00Z">
        <w:r>
          <w:t xml:space="preserve">Figure </w:t>
        </w:r>
        <w:r>
          <w:fldChar w:fldCharType="begin"/>
        </w:r>
        <w:r>
          <w:instrText xml:space="preserve"> SEQ Figure \* ARABIC </w:instrText>
        </w:r>
      </w:ins>
      <w:r>
        <w:fldChar w:fldCharType="separate"/>
      </w:r>
      <w:ins w:id="313" w:author="Steve Cook" w:date="2014-06-09T15:02:00Z">
        <w:r w:rsidR="00625C4E">
          <w:rPr>
            <w:noProof/>
          </w:rPr>
          <w:t>1</w:t>
        </w:r>
      </w:ins>
      <w:ins w:id="314" w:author="Steve Cook" w:date="2014-06-03T15:43:00Z">
        <w:r>
          <w:fldChar w:fldCharType="end"/>
        </w:r>
        <w:r>
          <w:t xml:space="preserve"> Two-stage SSP provisioning</w:t>
        </w:r>
      </w:ins>
      <w:bookmarkEnd w:id="311"/>
    </w:p>
    <w:p w14:paraId="2932B2AC" w14:textId="6EAA6A7C" w:rsidR="00CD4099" w:rsidDel="0076020A" w:rsidRDefault="00CD4099" w:rsidP="00CD4099">
      <w:pPr>
        <w:rPr>
          <w:del w:id="315" w:author="Steve Cook" w:date="2014-06-03T14:01:00Z"/>
        </w:rPr>
      </w:pPr>
    </w:p>
    <w:p w14:paraId="564DE509" w14:textId="0C31F2C1" w:rsidR="00CD4099" w:rsidRPr="00CD4099" w:rsidDel="00C14B78" w:rsidRDefault="00A32805" w:rsidP="00CD4099">
      <w:pPr>
        <w:rPr>
          <w:del w:id="316" w:author="Steve Cook" w:date="2014-05-30T10:53:00Z"/>
        </w:rPr>
      </w:pPr>
      <w:del w:id="317" w:author="Steve Cook" w:date="2014-05-30T10:50:00Z">
        <w:r w:rsidDel="00C14B78">
          <w:rPr>
            <w:noProof/>
            <w:lang w:val="en-GB" w:eastAsia="en-GB"/>
          </w:rPr>
          <w:drawing>
            <wp:inline distT="0" distB="0" distL="0" distR="0" wp14:anchorId="3AF12FC3" wp14:editId="33F1780D">
              <wp:extent cx="4194810" cy="1647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4810" cy="1647825"/>
                      </a:xfrm>
                      <a:prstGeom prst="rect">
                        <a:avLst/>
                      </a:prstGeom>
                      <a:noFill/>
                    </pic:spPr>
                  </pic:pic>
                </a:graphicData>
              </a:graphic>
            </wp:inline>
          </w:drawing>
        </w:r>
      </w:del>
    </w:p>
    <w:p w14:paraId="6D559FAC" w14:textId="0D62073D" w:rsidR="0076020A" w:rsidRDefault="005E4F5F" w:rsidP="00CD4099">
      <w:pPr>
        <w:rPr>
          <w:ins w:id="318" w:author="Steve Cook" w:date="2014-06-03T14:03:00Z"/>
        </w:rPr>
      </w:pPr>
      <w:del w:id="319" w:author="Steve Cook" w:date="2014-05-30T10:55:00Z">
        <w:r w:rsidDel="00C14B78">
          <w:delText xml:space="preserve">The QVT pre-provisioning is not intended to be modified; it is “fixed” in the GRA-UML standard as is the structure of the Skeleton SSP. </w:delText>
        </w:r>
      </w:del>
      <w:r>
        <w:t xml:space="preserve">The Skeleton SSP contains </w:t>
      </w:r>
      <w:ins w:id="320" w:author="Steve Cook" w:date="2014-06-03T14:01:00Z">
        <w:r w:rsidR="0076020A">
          <w:t xml:space="preserve">the following </w:t>
        </w:r>
      </w:ins>
      <w:ins w:id="321" w:author="Steve Cook" w:date="2014-06-03T14:03:00Z">
        <w:r w:rsidR="0076020A">
          <w:t xml:space="preserve">generated </w:t>
        </w:r>
      </w:ins>
      <w:ins w:id="322" w:author="Steve Cook" w:date="2014-06-03T14:01:00Z">
        <w:r w:rsidR="0076020A">
          <w:t>artifacts</w:t>
        </w:r>
      </w:ins>
      <w:ins w:id="323" w:author="Steve Cook" w:date="2014-06-03T14:05:00Z">
        <w:r w:rsidR="0076020A">
          <w:t xml:space="preserve"> material to this discussion</w:t>
        </w:r>
      </w:ins>
      <w:ins w:id="324" w:author="Steve Cook" w:date="2014-06-03T14:15:00Z">
        <w:r w:rsidR="001B737C">
          <w:t>. Each of these artifacts is located in the SSP folder structure as defined by the GRA Service Specification Guidelines.</w:t>
        </w:r>
      </w:ins>
    </w:p>
    <w:p w14:paraId="79A2F7DC" w14:textId="26212B10" w:rsidR="0076020A" w:rsidRDefault="001B737C">
      <w:pPr>
        <w:pStyle w:val="ListParagraph"/>
        <w:numPr>
          <w:ilvl w:val="0"/>
          <w:numId w:val="20"/>
        </w:numPr>
        <w:rPr>
          <w:ins w:id="325" w:author="Steve Cook" w:date="2014-06-03T14:04:00Z"/>
        </w:rPr>
        <w:pPrChange w:id="326" w:author="Steve Cook" w:date="2014-06-03T14:13:00Z">
          <w:pPr/>
        </w:pPrChange>
      </w:pPr>
      <w:ins w:id="327" w:author="Steve Cook" w:date="2014-06-03T14:14:00Z">
        <w:r>
          <w:t>m</w:t>
        </w:r>
      </w:ins>
      <w:ins w:id="328" w:author="Steve Cook" w:date="2014-06-03T14:03:00Z">
        <w:r w:rsidR="0076020A">
          <w:t>etadata.xml</w:t>
        </w:r>
      </w:ins>
      <w:ins w:id="329" w:author="Steve Cook" w:date="2014-06-03T14:13:00Z">
        <w:r>
          <w:t>. GRA defines a standard metadata.xsd which all metadata.xml documents must conform to.</w:t>
        </w:r>
      </w:ins>
      <w:ins w:id="330" w:author="Steve Cook" w:date="2014-06-03T14:14:00Z">
        <w:r>
          <w:t xml:space="preserve">  The metadata.xml in the annotated skeleton SSP </w:t>
        </w:r>
      </w:ins>
      <w:ins w:id="331" w:author="Steve Cook" w:date="2014-06-03T14:16:00Z">
        <w:r>
          <w:t xml:space="preserve">is generated via a QVT transform from </w:t>
        </w:r>
      </w:ins>
      <w:ins w:id="332" w:author="Steve Cook" w:date="2014-06-03T14:17:00Z">
        <w:r>
          <w:t>corresponding</w:t>
        </w:r>
      </w:ins>
      <w:ins w:id="333" w:author="Steve Cook" w:date="2014-06-03T14:16:00Z">
        <w:r>
          <w:t xml:space="preserve"> </w:t>
        </w:r>
      </w:ins>
      <w:ins w:id="334" w:author="Steve Cook" w:date="2014-06-04T10:20:00Z">
        <w:r w:rsidR="003574CB">
          <w:t>content in</w:t>
        </w:r>
      </w:ins>
      <w:ins w:id="335" w:author="Steve Cook" w:date="2014-06-03T14:16:00Z">
        <w:r>
          <w:t xml:space="preserve"> the GRA-UML model.</w:t>
        </w:r>
      </w:ins>
      <w:ins w:id="336" w:author="Steve Cook" w:date="2014-06-03T14:19:00Z">
        <w:r w:rsidR="00D807DC">
          <w:t xml:space="preserve"> The target metamodel for the QVT transform is a MOF model that corresponds to metadata.xsd according to the mapping defined by </w:t>
        </w:r>
      </w:ins>
      <w:ins w:id="337" w:author="Steve Cook" w:date="2014-06-03T14:22:00Z">
        <w:r w:rsidR="00D807DC">
          <w:t xml:space="preserve">the </w:t>
        </w:r>
      </w:ins>
      <w:ins w:id="338" w:author="Steve Cook" w:date="2014-06-03T14:19:00Z">
        <w:r w:rsidR="00D807DC">
          <w:t xml:space="preserve">Eclipse </w:t>
        </w:r>
      </w:ins>
      <w:ins w:id="339" w:author="Steve Cook" w:date="2014-06-03T14:22:00Z">
        <w:r w:rsidR="00D807DC">
          <w:t>emf tooling.</w:t>
        </w:r>
      </w:ins>
    </w:p>
    <w:p w14:paraId="4EBDDC23" w14:textId="3E024C2F" w:rsidR="0076020A" w:rsidRDefault="001B737C">
      <w:pPr>
        <w:pStyle w:val="ListParagraph"/>
        <w:numPr>
          <w:ilvl w:val="0"/>
          <w:numId w:val="20"/>
        </w:numPr>
        <w:rPr>
          <w:ins w:id="340" w:author="Steve Cook" w:date="2014-06-03T14:07:00Z"/>
        </w:rPr>
        <w:pPrChange w:id="341" w:author="Steve Cook" w:date="2014-06-03T14:13:00Z">
          <w:pPr/>
        </w:pPrChange>
      </w:pPr>
      <w:ins w:id="342" w:author="Steve Cook" w:date="2014-06-03T14:17:00Z">
        <w:r>
          <w:t>c</w:t>
        </w:r>
      </w:ins>
      <w:ins w:id="343" w:author="Steve Cook" w:date="2014-06-03T14:04:00Z">
        <w:r w:rsidR="0076020A">
          <w:t>atalog.xml</w:t>
        </w:r>
      </w:ins>
      <w:ins w:id="344" w:author="Steve Cook" w:date="2014-06-03T14:17:00Z">
        <w:r>
          <w:t xml:space="preserve">. </w:t>
        </w:r>
      </w:ins>
      <w:ins w:id="345" w:author="Steve Cook" w:date="2014-06-03T14:18:00Z">
        <w:r>
          <w:t xml:space="preserve">GRA does not define a standard catalog.xsd.  </w:t>
        </w:r>
      </w:ins>
      <w:ins w:id="346" w:author="Steve Cook" w:date="2014-06-04T14:53:00Z">
        <w:r w:rsidR="00733E34">
          <w:t>We</w:t>
        </w:r>
      </w:ins>
      <w:ins w:id="347" w:author="Steve Cook" w:date="2014-06-03T14:18:00Z">
        <w:r>
          <w:t xml:space="preserve"> will reverse-engineer such a schema from example catalog.xml documents. The catalog.xml in the annotated skeleton SSP is generated via a QVT transform from corresponding </w:t>
        </w:r>
      </w:ins>
      <w:ins w:id="348" w:author="Steve Cook" w:date="2014-06-04T10:20:00Z">
        <w:r w:rsidR="003574CB">
          <w:t>content in</w:t>
        </w:r>
      </w:ins>
      <w:ins w:id="349" w:author="Steve Cook" w:date="2014-06-03T14:18:00Z">
        <w:r>
          <w:t xml:space="preserve"> the GRA-UML model.</w:t>
        </w:r>
      </w:ins>
      <w:ins w:id="350" w:author="Steve Cook" w:date="2014-06-03T14:22:00Z">
        <w:r w:rsidR="00D807DC" w:rsidRPr="00D807DC">
          <w:t xml:space="preserve"> </w:t>
        </w:r>
        <w:r w:rsidR="00D807DC">
          <w:t>The target metamodel for the QVT transform is a MOF model that corresponds to catalog.xsd according to the mapping defined by the Eclipse emf tooling.</w:t>
        </w:r>
      </w:ins>
    </w:p>
    <w:p w14:paraId="0F7BC3A0" w14:textId="1CD8FC82" w:rsidR="0076020A" w:rsidRDefault="00466642">
      <w:pPr>
        <w:pStyle w:val="ListParagraph"/>
        <w:numPr>
          <w:ilvl w:val="0"/>
          <w:numId w:val="20"/>
        </w:numPr>
        <w:rPr>
          <w:ins w:id="351" w:author="Steve Cook" w:date="2014-06-03T14:09:00Z"/>
        </w:rPr>
        <w:pPrChange w:id="352" w:author="Steve Cook" w:date="2014-06-03T14:13:00Z">
          <w:pPr/>
        </w:pPrChange>
      </w:pPr>
      <w:ins w:id="353" w:author="Steve Cook" w:date="2014-06-03T14:43:00Z">
        <w:r>
          <w:t>artifacts\s</w:t>
        </w:r>
      </w:ins>
      <w:ins w:id="354" w:author="Steve Cook" w:date="2014-06-03T14:07:00Z">
        <w:r w:rsidR="0076020A">
          <w:t xml:space="preserve">ervice </w:t>
        </w:r>
      </w:ins>
      <w:ins w:id="355" w:author="Steve Cook" w:date="2014-06-03T14:43:00Z">
        <w:r>
          <w:t>m</w:t>
        </w:r>
      </w:ins>
      <w:ins w:id="356" w:author="Steve Cook" w:date="2014-06-03T14:07:00Z">
        <w:r w:rsidR="0076020A">
          <w:t>odel</w:t>
        </w:r>
      </w:ins>
      <w:ins w:id="357" w:author="Steve Cook" w:date="2014-06-03T14:43:00Z">
        <w:r>
          <w:t>\behavior model\XXX.</w:t>
        </w:r>
      </w:ins>
      <w:ins w:id="358" w:author="Steve Cook" w:date="2014-06-03T15:58:00Z">
        <w:r w:rsidR="00D6114E">
          <w:t>xmi</w:t>
        </w:r>
      </w:ins>
      <w:ins w:id="359" w:author="Steve Cook" w:date="2014-06-03T14:22:00Z">
        <w:r w:rsidR="00D807DC">
          <w:t xml:space="preserve">. This is </w:t>
        </w:r>
      </w:ins>
      <w:ins w:id="360" w:author="Steve Cook" w:date="2014-06-04T10:20:00Z">
        <w:r w:rsidR="003574CB">
          <w:t xml:space="preserve">the logical service model - </w:t>
        </w:r>
      </w:ins>
      <w:ins w:id="361" w:author="Steve Cook" w:date="2014-06-03T14:22:00Z">
        <w:r w:rsidR="00D807DC">
          <w:t xml:space="preserve">a UML </w:t>
        </w:r>
      </w:ins>
      <w:ins w:id="362" w:author="Steve Cook" w:date="2014-06-03T14:23:00Z">
        <w:r w:rsidR="00D807DC">
          <w:t xml:space="preserve">platform-independent </w:t>
        </w:r>
      </w:ins>
      <w:ins w:id="363" w:author="Steve Cook" w:date="2014-06-03T14:22:00Z">
        <w:r w:rsidR="00D807DC">
          <w:t>model of the services</w:t>
        </w:r>
      </w:ins>
      <w:ins w:id="364" w:author="Steve Cook" w:date="2014-06-03T14:24:00Z">
        <w:r w:rsidR="00D807DC">
          <w:t>, participants, interfaces</w:t>
        </w:r>
      </w:ins>
      <w:ins w:id="365" w:author="Steve Cook" w:date="2014-06-03T14:22:00Z">
        <w:r w:rsidR="00D807DC">
          <w:t xml:space="preserve"> </w:t>
        </w:r>
      </w:ins>
      <w:ins w:id="366" w:author="Steve Cook" w:date="2014-06-03T14:24:00Z">
        <w:r w:rsidR="00D807DC">
          <w:t xml:space="preserve">and interactions </w:t>
        </w:r>
      </w:ins>
      <w:ins w:id="367" w:author="Steve Cook" w:date="2014-06-03T14:23:00Z">
        <w:r w:rsidR="00D807DC">
          <w:t>involved in the Service Description</w:t>
        </w:r>
      </w:ins>
      <w:ins w:id="368" w:author="Steve Cook" w:date="2014-06-03T14:25:00Z">
        <w:r w:rsidR="00D807DC">
          <w:t>.</w:t>
        </w:r>
      </w:ins>
    </w:p>
    <w:p w14:paraId="3B11DD77" w14:textId="1DC22744" w:rsidR="001B737C" w:rsidRDefault="00466642">
      <w:pPr>
        <w:pStyle w:val="ListParagraph"/>
        <w:numPr>
          <w:ilvl w:val="0"/>
          <w:numId w:val="20"/>
        </w:numPr>
        <w:rPr>
          <w:ins w:id="369" w:author="Steve Cook" w:date="2014-06-03T14:28:00Z"/>
        </w:rPr>
        <w:pPrChange w:id="370" w:author="Steve Cook" w:date="2014-06-03T14:13:00Z">
          <w:pPr/>
        </w:pPrChange>
      </w:pPr>
      <w:ins w:id="371" w:author="Steve Cook" w:date="2014-06-03T14:44:00Z">
        <w:r>
          <w:t>schemas\SIP\</w:t>
        </w:r>
      </w:ins>
      <w:ins w:id="372" w:author="Steve Cook" w:date="2014-06-03T14:26:00Z">
        <w:r w:rsidR="00D807DC">
          <w:t>XXX-</w:t>
        </w:r>
      </w:ins>
      <w:ins w:id="373" w:author="Steve Cook" w:date="2014-06-03T14:44:00Z">
        <w:r>
          <w:t>s</w:t>
        </w:r>
      </w:ins>
      <w:ins w:id="374" w:author="Steve Cook" w:date="2014-06-03T14:26:00Z">
        <w:r w:rsidR="00D807DC">
          <w:t>keleton</w:t>
        </w:r>
      </w:ins>
      <w:ins w:id="375" w:author="Steve Cook" w:date="2014-06-03T14:10:00Z">
        <w:r w:rsidR="001B737C">
          <w:t>.</w:t>
        </w:r>
      </w:ins>
      <w:ins w:id="376" w:author="Steve Cook" w:date="2014-06-03T14:09:00Z">
        <w:r w:rsidR="001B737C">
          <w:t>wsdl</w:t>
        </w:r>
      </w:ins>
      <w:ins w:id="377" w:author="Steve Cook" w:date="2014-06-03T14:10:00Z">
        <w:r w:rsidR="00D807DC">
          <w:t xml:space="preserve"> file</w:t>
        </w:r>
      </w:ins>
      <w:ins w:id="378" w:author="Steve Cook" w:date="2014-06-03T14:25:00Z">
        <w:r w:rsidR="00D807DC">
          <w:t xml:space="preserve">. </w:t>
        </w:r>
      </w:ins>
      <w:ins w:id="379" w:author="Steve Cook" w:date="2014-06-03T14:26:00Z">
        <w:r w:rsidR="00D807DC">
          <w:t xml:space="preserve">This file is </w:t>
        </w:r>
      </w:ins>
      <w:ins w:id="380" w:author="Steve Cook" w:date="2014-06-03T14:25:00Z">
        <w:r w:rsidR="00D807DC">
          <w:t xml:space="preserve">generated from </w:t>
        </w:r>
      </w:ins>
      <w:ins w:id="381" w:author="Steve Cook" w:date="2014-06-03T14:27:00Z">
        <w:r w:rsidR="00D807DC">
          <w:t xml:space="preserve">corresponding </w:t>
        </w:r>
      </w:ins>
      <w:ins w:id="382" w:author="Steve Cook" w:date="2014-06-04T10:21:00Z">
        <w:r w:rsidR="003574CB">
          <w:t>content</w:t>
        </w:r>
      </w:ins>
      <w:ins w:id="383" w:author="Steve Cook" w:date="2014-06-03T14:27:00Z">
        <w:r w:rsidR="00D807DC">
          <w:t xml:space="preserve"> of the GRA-</w:t>
        </w:r>
      </w:ins>
      <w:ins w:id="384" w:author="Steve Cook" w:date="2014-06-03T14:25:00Z">
        <w:r w:rsidR="00D807DC">
          <w:t>UML model</w:t>
        </w:r>
      </w:ins>
      <w:ins w:id="385" w:author="Steve Cook" w:date="2014-06-03T14:29:00Z">
        <w:r w:rsidR="00D807DC">
          <w:t xml:space="preserve">.  It provides the </w:t>
        </w:r>
      </w:ins>
      <w:ins w:id="386" w:author="Steve Cook" w:date="2014-06-03T14:31:00Z">
        <w:r w:rsidR="00765DC8">
          <w:t>bare-bones</w:t>
        </w:r>
      </w:ins>
      <w:ins w:id="387" w:author="Steve Cook" w:date="2014-06-03T14:29:00Z">
        <w:r w:rsidR="00D807DC">
          <w:t xml:space="preserve"> structure of the wsdl file, but </w:t>
        </w:r>
      </w:ins>
      <w:ins w:id="388" w:author="Steve Cook" w:date="2014-06-03T14:37:00Z">
        <w:r w:rsidR="00765DC8">
          <w:t xml:space="preserve">is likely to omit extensions and policy choices which will </w:t>
        </w:r>
      </w:ins>
      <w:ins w:id="389" w:author="Steve Cook" w:date="2014-06-03T14:31:00Z">
        <w:r w:rsidR="00765DC8">
          <w:t xml:space="preserve">be fleshed-out by </w:t>
        </w:r>
      </w:ins>
      <w:ins w:id="390" w:author="Steve Cook" w:date="2014-06-03T14:37:00Z">
        <w:r w:rsidR="00765DC8">
          <w:t>post-provisioning.</w:t>
        </w:r>
      </w:ins>
    </w:p>
    <w:p w14:paraId="036167EA" w14:textId="3C691AB8" w:rsidR="00D807DC" w:rsidRDefault="00466642">
      <w:pPr>
        <w:pStyle w:val="ListParagraph"/>
        <w:numPr>
          <w:ilvl w:val="0"/>
          <w:numId w:val="20"/>
        </w:numPr>
        <w:rPr>
          <w:ins w:id="391" w:author="Steve Cook" w:date="2014-06-03T14:10:00Z"/>
        </w:rPr>
        <w:pPrChange w:id="392" w:author="Steve Cook" w:date="2014-06-04T10:18:00Z">
          <w:pPr/>
        </w:pPrChange>
      </w:pPr>
      <w:ins w:id="393" w:author="Steve Cook" w:date="2014-06-03T14:46:00Z">
        <w:r>
          <w:t>artifacts\</w:t>
        </w:r>
      </w:ins>
      <w:ins w:id="394" w:author="Steve Cook" w:date="2014-06-03T14:28:00Z">
        <w:r w:rsidR="00D807DC">
          <w:t>annotations.xml</w:t>
        </w:r>
      </w:ins>
      <w:ins w:id="395" w:author="Steve Cook" w:date="2014-06-03T14:41:00Z">
        <w:r>
          <w:t>. This</w:t>
        </w:r>
      </w:ins>
      <w:ins w:id="396" w:author="Steve Cook" w:date="2014-06-03T14:37:00Z">
        <w:r w:rsidR="00765DC8">
          <w:t xml:space="preserve"> file is a serialized form of the </w:t>
        </w:r>
      </w:ins>
      <w:ins w:id="397" w:author="Steve Cook" w:date="2014-06-03T14:39:00Z">
        <w:r>
          <w:t>annotation aspect of the GRA-UML model. It con</w:t>
        </w:r>
      </w:ins>
      <w:ins w:id="398" w:author="Steve Cook" w:date="2014-06-03T14:40:00Z">
        <w:r>
          <w:t xml:space="preserve">tains all of the </w:t>
        </w:r>
      </w:ins>
      <w:ins w:id="399" w:author="Steve Cook" w:date="2014-06-03T14:50:00Z">
        <w:r w:rsidR="00395601">
          <w:t xml:space="preserve">modeled </w:t>
        </w:r>
      </w:ins>
      <w:ins w:id="400" w:author="Steve Cook" w:date="2014-06-03T14:40:00Z">
        <w:r>
          <w:t xml:space="preserve">annotations </w:t>
        </w:r>
      </w:ins>
      <w:ins w:id="401" w:author="Steve Cook" w:date="2014-06-04T10:17:00Z">
        <w:r w:rsidR="003574CB">
          <w:t xml:space="preserve">as well as annotations </w:t>
        </w:r>
      </w:ins>
      <w:ins w:id="402" w:author="Steve Cook" w:date="2014-06-04T10:18:00Z">
        <w:r w:rsidR="003574CB">
          <w:t>inferred by applying defaults to the logical service model.  It</w:t>
        </w:r>
      </w:ins>
      <w:ins w:id="403" w:author="Steve Cook" w:date="2014-06-04T10:19:00Z">
        <w:r w:rsidR="003574CB">
          <w:t xml:space="preserve"> </w:t>
        </w:r>
      </w:ins>
      <w:ins w:id="404" w:author="Steve Cook" w:date="2014-06-03T14:50:00Z">
        <w:r w:rsidR="00395601">
          <w:t>is intended to</w:t>
        </w:r>
      </w:ins>
      <w:ins w:id="405" w:author="Steve Cook" w:date="2014-06-03T14:40:00Z">
        <w:r>
          <w:t xml:space="preserve"> be used to provide parameter values for post-provisioning.</w:t>
        </w:r>
      </w:ins>
      <w:ins w:id="406" w:author="Steve Cook" w:date="2014-06-03T14:49:00Z">
        <w:r w:rsidR="00F25899">
          <w:t xml:space="preserve">  It contains references to the </w:t>
        </w:r>
      </w:ins>
      <w:ins w:id="407" w:author="Steve Cook" w:date="2014-06-04T10:21:00Z">
        <w:r w:rsidR="003574CB">
          <w:t xml:space="preserve">logical </w:t>
        </w:r>
      </w:ins>
      <w:ins w:id="408" w:author="Steve Cook" w:date="2014-06-03T14:49:00Z">
        <w:r w:rsidR="00395601">
          <w:t>service model.</w:t>
        </w:r>
      </w:ins>
    </w:p>
    <w:p w14:paraId="7C000CBF" w14:textId="61BD1537" w:rsidR="001B737C" w:rsidRDefault="001B737C" w:rsidP="00CD4099">
      <w:pPr>
        <w:rPr>
          <w:ins w:id="409" w:author="Steve Cook" w:date="2014-06-03T14:01:00Z"/>
        </w:rPr>
      </w:pPr>
      <w:ins w:id="410" w:author="Steve Cook" w:date="2014-06-03T14:11:00Z">
        <w:r>
          <w:lastRenderedPageBreak/>
          <w:t>Other artifacts that</w:t>
        </w:r>
        <w:r w:rsidR="00733E34">
          <w:t xml:space="preserve"> comprise the SSP </w:t>
        </w:r>
        <w:r>
          <w:t>are outside the scope of this document.</w:t>
        </w:r>
      </w:ins>
    </w:p>
    <w:p w14:paraId="75DD17C8" w14:textId="568B4914" w:rsidR="00CD4099" w:rsidRDefault="00395601" w:rsidP="00CD4099">
      <w:ins w:id="411" w:author="Steve Cook" w:date="2014-06-03T14:50:00Z">
        <w:r>
          <w:t xml:space="preserve">In post-provisioning </w:t>
        </w:r>
      </w:ins>
      <w:del w:id="412" w:author="Steve Cook" w:date="2014-06-03T14:50:00Z">
        <w:r w:rsidR="005E4F5F" w:rsidDel="00395601">
          <w:delText>an annotation metadata file, essentially a metamodel of GRA. Elements of the annotation file are referenced from elements in the annotated SSP. T</w:delText>
        </w:r>
      </w:del>
      <w:ins w:id="413" w:author="Steve Cook" w:date="2014-06-03T14:50:00Z">
        <w:r>
          <w:t>t</w:t>
        </w:r>
      </w:ins>
      <w:r w:rsidR="005E4F5F">
        <w:t xml:space="preserve">he </w:t>
      </w:r>
      <w:ins w:id="414" w:author="Steve Cook" w:date="2014-06-03T14:51:00Z">
        <w:r>
          <w:t xml:space="preserve">XSLT </w:t>
        </w:r>
      </w:ins>
      <w:r w:rsidR="005E4F5F">
        <w:t xml:space="preserve">transformation </w:t>
      </w:r>
      <w:del w:id="415" w:author="Steve Cook" w:date="2014-06-03T14:51:00Z">
        <w:r w:rsidR="005E4F5F" w:rsidDel="00395601">
          <w:delText xml:space="preserve">template then </w:delText>
        </w:r>
      </w:del>
      <w:r w:rsidR="005E4F5F">
        <w:t>reads the skeleton SSP and makes whatever adjustments</w:t>
      </w:r>
      <w:ins w:id="416" w:author="Steve Cook" w:date="2014-06-03T14:51:00Z">
        <w:r>
          <w:t>, enhancements</w:t>
        </w:r>
      </w:ins>
      <w:r w:rsidR="005E4F5F">
        <w:t xml:space="preserve"> </w:t>
      </w:r>
      <w:ins w:id="417" w:author="Steve Cook" w:date="2014-06-03T14:51:00Z">
        <w:r>
          <w:t xml:space="preserve">and inclusions that </w:t>
        </w:r>
      </w:ins>
      <w:r w:rsidR="005E4F5F">
        <w:t>are required based on that template</w:t>
      </w:r>
      <w:ins w:id="418" w:author="Steve Cook" w:date="2014-05-30T10:56:00Z">
        <w:r w:rsidR="00C93B5F">
          <w:t>’</w:t>
        </w:r>
      </w:ins>
      <w:r w:rsidR="005E4F5F">
        <w:t xml:space="preserve">s technology and stylistic choices.  Any file in the SSP can be modified and other </w:t>
      </w:r>
      <w:ins w:id="419" w:author="Steve Cook" w:date="2014-06-04T10:21:00Z">
        <w:r w:rsidR="003574CB">
          <w:t xml:space="preserve">transformation </w:t>
        </w:r>
      </w:ins>
      <w:del w:id="420" w:author="Steve Cook" w:date="2014-06-04T10:22:00Z">
        <w:r w:rsidR="005E4F5F" w:rsidDel="003574CB">
          <w:delText xml:space="preserve">technologies </w:delText>
        </w:r>
      </w:del>
      <w:ins w:id="421" w:author="Steve Cook" w:date="2014-06-04T10:22:00Z">
        <w:r w:rsidR="003574CB">
          <w:t xml:space="preserve">tools </w:t>
        </w:r>
      </w:ins>
      <w:r w:rsidR="005E4F5F">
        <w:t>may be called for complex</w:t>
      </w:r>
      <w:r w:rsidR="008924C0">
        <w:t xml:space="preserve"> transformation</w:t>
      </w:r>
      <w:r w:rsidR="005E4F5F">
        <w:t xml:space="preserve"> tasks. Template developers may also use the metadata to produce other artifacts in support of their GRA specification or development tasks.</w:t>
      </w:r>
    </w:p>
    <w:p w14:paraId="2CDB9D4C" w14:textId="2E729805" w:rsidR="005E4F5F" w:rsidDel="00395601" w:rsidRDefault="005E4F5F" w:rsidP="00CD4099">
      <w:pPr>
        <w:rPr>
          <w:del w:id="422" w:author="Steve Cook" w:date="2014-06-03T14:52:00Z"/>
        </w:rPr>
      </w:pPr>
      <w:del w:id="423" w:author="Steve Cook" w:date="2014-06-03T14:52:00Z">
        <w:r w:rsidDel="00395601">
          <w:delText>Note: The exact method for connecting skeleton artifacts with the templates is TBD. It should be easy to use from XSLT.</w:delText>
        </w:r>
        <w:r w:rsidR="008924C0" w:rsidDel="00395601">
          <w:delText xml:space="preserve"> Assume use of NIEM Annotations.</w:delText>
        </w:r>
      </w:del>
    </w:p>
    <w:p w14:paraId="2F23322D" w14:textId="49EA1BE1" w:rsidR="005E4F5F" w:rsidRDefault="005E4F5F" w:rsidP="00CD4099">
      <w:r>
        <w:t>The GRA-UML standard includes a baseline</w:t>
      </w:r>
      <w:ins w:id="424" w:author="Steve Cook" w:date="2014-06-03T14:52:00Z">
        <w:r w:rsidR="00395601">
          <w:t xml:space="preserve"> XSLT</w:t>
        </w:r>
      </w:ins>
      <w:r>
        <w:t xml:space="preserve"> template that supports basic GRA web services. </w:t>
      </w:r>
      <w:r w:rsidR="008924C0">
        <w:t xml:space="preserve">Templates can then add additional technology content, such as policy implementations. Policy implementations should be based on the </w:t>
      </w:r>
      <w:del w:id="425" w:author="Steve Cook" w:date="2014-06-03T14:55:00Z">
        <w:r w:rsidR="008924C0" w:rsidRPr="00395601" w:rsidDel="00395601">
          <w:rPr>
            <w:i/>
            <w:rPrChange w:id="426" w:author="Steve Cook" w:date="2014-06-03T14:56:00Z">
              <w:rPr/>
            </w:rPrChange>
          </w:rPr>
          <w:delText>“</w:delText>
        </w:r>
      </w:del>
      <w:r w:rsidR="008924C0" w:rsidRPr="00395601">
        <w:rPr>
          <w:i/>
          <w:rPrChange w:id="427" w:author="Steve Cook" w:date="2014-06-03T14:56:00Z">
            <w:rPr/>
          </w:rPrChange>
        </w:rPr>
        <w:t>InteractionRequirements</w:t>
      </w:r>
      <w:del w:id="428" w:author="Steve Cook" w:date="2014-06-03T14:56:00Z">
        <w:r w:rsidR="008924C0" w:rsidRPr="00395601" w:rsidDel="00395601">
          <w:rPr>
            <w:i/>
            <w:rPrChange w:id="429" w:author="Steve Cook" w:date="2014-06-03T14:56:00Z">
              <w:rPr/>
            </w:rPrChange>
          </w:rPr>
          <w:delText>”</w:delText>
        </w:r>
      </w:del>
      <w:r w:rsidR="008924C0">
        <w:t xml:space="preserve"> as defined in GRA and modeled in the annotation </w:t>
      </w:r>
      <w:del w:id="430" w:author="Steve Cook" w:date="2014-06-03T14:55:00Z">
        <w:r w:rsidR="008924C0" w:rsidDel="00395601">
          <w:delText>metadata</w:delText>
        </w:r>
      </w:del>
      <w:ins w:id="431" w:author="Steve Cook" w:date="2014-06-03T14:55:00Z">
        <w:r w:rsidR="00395601">
          <w:t>model</w:t>
        </w:r>
      </w:ins>
      <w:r w:rsidR="008924C0">
        <w:t>.</w:t>
      </w:r>
    </w:p>
    <w:p w14:paraId="07A55A3C" w14:textId="3A51CD4C" w:rsidR="005E4F5F" w:rsidRDefault="005E4F5F" w:rsidP="00CD4099">
      <w:r>
        <w:t xml:space="preserve">Within the </w:t>
      </w:r>
      <w:del w:id="432" w:author="Steve Cook" w:date="2014-06-03T14:56:00Z">
        <w:r w:rsidDel="00120D57">
          <w:delText xml:space="preserve">metadata </w:delText>
        </w:r>
      </w:del>
      <w:ins w:id="433" w:author="Steve Cook" w:date="2014-06-03T14:56:00Z">
        <w:r w:rsidR="00120D57">
          <w:t xml:space="preserve">annotation </w:t>
        </w:r>
      </w:ins>
      <w:del w:id="434" w:author="Steve Cook" w:date="2014-06-03T14:56:00Z">
        <w:r w:rsidDel="00120D57">
          <w:delText xml:space="preserve">portion </w:delText>
        </w:r>
      </w:del>
      <w:ins w:id="435" w:author="Steve Cook" w:date="2014-06-03T14:56:00Z">
        <w:r w:rsidR="00120D57">
          <w:t xml:space="preserve">aspect </w:t>
        </w:r>
      </w:ins>
      <w:r>
        <w:t xml:space="preserve">of a GRA-UML model the architect can select the </w:t>
      </w:r>
      <w:ins w:id="436" w:author="Steve Cook" w:date="2014-06-03T14:56:00Z">
        <w:r w:rsidR="00120D57">
          <w:t xml:space="preserve">XSLT </w:t>
        </w:r>
      </w:ins>
      <w:r>
        <w:t xml:space="preserve">template specification to use and may also assign specific templates for use </w:t>
      </w:r>
      <w:del w:id="437" w:author="Steve Cook" w:date="2014-06-04T14:56:00Z">
        <w:r w:rsidDel="00733E34">
          <w:delText>at any level</w:delText>
        </w:r>
      </w:del>
      <w:ins w:id="438" w:author="Steve Cook" w:date="2014-06-04T14:56:00Z">
        <w:r w:rsidR="00733E34">
          <w:t xml:space="preserve">on any </w:t>
        </w:r>
      </w:ins>
      <w:ins w:id="439" w:author="Steve Cook" w:date="2014-06-04T14:57:00Z">
        <w:r w:rsidR="00733E34">
          <w:t xml:space="preserve">individual </w:t>
        </w:r>
      </w:ins>
      <w:ins w:id="440" w:author="Steve Cook" w:date="2014-06-04T14:56:00Z">
        <w:r w:rsidR="00733E34">
          <w:t>element</w:t>
        </w:r>
      </w:ins>
      <w:r>
        <w:t xml:space="preserve"> of the GRA model</w:t>
      </w:r>
      <w:del w:id="441" w:author="Steve Cook" w:date="2014-06-03T14:56:00Z">
        <w:r w:rsidDel="00120D57">
          <w:delText xml:space="preserve">, </w:delText>
        </w:r>
      </w:del>
      <w:ins w:id="442" w:author="Steve Cook" w:date="2014-06-03T14:56:00Z">
        <w:r w:rsidR="00120D57">
          <w:t xml:space="preserve">; </w:t>
        </w:r>
      </w:ins>
      <w:r>
        <w:t>this allows specific technology choices to be made at any level. For example, a template could be provided to support REST web services and select REST services for a specific SIP or interface.</w:t>
      </w:r>
    </w:p>
    <w:p w14:paraId="0CF368ED" w14:textId="3FE608F6" w:rsidR="005E4F5F" w:rsidRDefault="008924C0" w:rsidP="00CD4099">
      <w:r>
        <w:t>XSLT was chosen for the post-</w:t>
      </w:r>
      <w:r w:rsidR="00952C3E">
        <w:t>proc</w:t>
      </w:r>
      <w:r>
        <w:t xml:space="preserve">essing steps </w:t>
      </w:r>
      <w:del w:id="443" w:author="Steve Cook" w:date="2014-06-03T14:57:00Z">
        <w:r w:rsidDel="00120D57">
          <w:delText>to do</w:delText>
        </w:r>
      </w:del>
      <w:ins w:id="444" w:author="Steve Cook" w:date="2014-06-03T14:57:00Z">
        <w:r w:rsidR="00120D57">
          <w:t>due to</w:t>
        </w:r>
      </w:ins>
      <w:r>
        <w:t xml:space="preserve"> its familiarity</w:t>
      </w:r>
      <w:r w:rsidR="00952C3E">
        <w:t xml:space="preserve"> and popularity among developers who typically operate at the WSDL/SOAP and integration technology levels. XSLT is also a proven and standard technology. However, XSLT is not </w:t>
      </w:r>
      <w:del w:id="445" w:author="Steve Cook" w:date="2014-06-03T14:57:00Z">
        <w:r w:rsidR="00952C3E" w:rsidDel="00120D57">
          <w:delText xml:space="preserve">particularly </w:delText>
        </w:r>
      </w:del>
      <w:ins w:id="446" w:author="Steve Cook" w:date="2014-06-03T14:57:00Z">
        <w:r w:rsidR="00120D57">
          <w:t>well-</w:t>
        </w:r>
      </w:ins>
      <w:r w:rsidR="00952C3E">
        <w:t>suited for trav</w:t>
      </w:r>
      <w:r w:rsidR="00677089">
        <w:t>ersing complex models, so QVT i</w:t>
      </w:r>
      <w:r w:rsidR="00952C3E">
        <w:t>s a better choice for the pre-provisioning step.</w:t>
      </w:r>
    </w:p>
    <w:p w14:paraId="19A67C5D" w14:textId="45A91968" w:rsidR="008C5719" w:rsidDel="00D6114E" w:rsidRDefault="008C5719">
      <w:pPr>
        <w:pStyle w:val="Heading2"/>
        <w:spacing w:after="240"/>
        <w:rPr>
          <w:del w:id="447" w:author="Steve Cook" w:date="2014-06-03T15:57:00Z"/>
        </w:rPr>
        <w:pPrChange w:id="448" w:author="Steve Cook" w:date="2014-05-30T09:30:00Z">
          <w:pPr>
            <w:pStyle w:val="Heading2"/>
            <w:spacing w:after="240"/>
            <w:ind w:left="360"/>
          </w:pPr>
        </w:pPrChange>
      </w:pPr>
      <w:commentRangeStart w:id="449"/>
      <w:del w:id="450" w:author="Steve Cook" w:date="2014-06-03T15:57:00Z">
        <w:r w:rsidDel="00D6114E">
          <w:delText>Supporting</w:delText>
        </w:r>
        <w:commentRangeEnd w:id="449"/>
        <w:r w:rsidR="00175F28" w:rsidDel="00D6114E">
          <w:rPr>
            <w:rStyle w:val="CommentReference"/>
            <w:rFonts w:asciiTheme="minorHAnsi" w:eastAsiaTheme="minorHAnsi" w:hAnsiTheme="minorHAnsi" w:cstheme="minorBidi"/>
            <w:color w:val="auto"/>
          </w:rPr>
          <w:commentReference w:id="449"/>
        </w:r>
        <w:r w:rsidDel="00D6114E">
          <w:delText xml:space="preserve"> artifacts</w:delText>
        </w:r>
      </w:del>
    </w:p>
    <w:p w14:paraId="676EF153" w14:textId="37E65669" w:rsidR="00952C3E" w:rsidDel="00D6114E" w:rsidRDefault="008C5719" w:rsidP="00CD4099">
      <w:pPr>
        <w:rPr>
          <w:del w:id="451" w:author="Steve Cook" w:date="2014-06-03T15:57:00Z"/>
        </w:rPr>
      </w:pPr>
      <w:del w:id="452" w:author="Steve Cook" w:date="2014-06-03T15:57:00Z">
        <w:r w:rsidDel="00D6114E">
          <w:delText xml:space="preserve">Please </w:delText>
        </w:r>
      </w:del>
      <w:del w:id="453" w:author="Steve Cook" w:date="2014-06-03T15:37:00Z">
        <w:r w:rsidDel="000D4DB6">
          <w:delText>consider</w:delText>
        </w:r>
      </w:del>
      <w:del w:id="454" w:author="Steve Cook" w:date="2014-06-03T15:57:00Z">
        <w:r w:rsidDel="00D6114E">
          <w:delText xml:space="preserve"> the following artifacts in support of this design document:</w:delText>
        </w:r>
      </w:del>
    </w:p>
    <w:p w14:paraId="422AF653" w14:textId="1FDA9E0D" w:rsidR="008C5719" w:rsidDel="00D6114E" w:rsidRDefault="008C5719" w:rsidP="008C5719">
      <w:pPr>
        <w:pStyle w:val="ListParagraph"/>
        <w:numPr>
          <w:ilvl w:val="0"/>
          <w:numId w:val="17"/>
        </w:numPr>
        <w:rPr>
          <w:del w:id="455" w:author="Steve Cook" w:date="2014-06-03T15:57:00Z"/>
        </w:rPr>
      </w:pPr>
      <w:del w:id="456" w:author="Steve Cook" w:date="2014-06-03T15:57:00Z">
        <w:r w:rsidDel="00D6114E">
          <w:delText xml:space="preserve">GRAAnnotationModel – the GRA annotation </w:delText>
        </w:r>
      </w:del>
      <w:del w:id="457" w:author="Steve Cook" w:date="2014-06-03T15:38:00Z">
        <w:r w:rsidDel="000D4DB6">
          <w:delText>meta</w:delText>
        </w:r>
      </w:del>
      <w:del w:id="458" w:author="Steve Cook" w:date="2014-06-03T15:57:00Z">
        <w:r w:rsidDel="00D6114E">
          <w:delText xml:space="preserve">model. Information models are provided for generic GRA as well as the basic choices for the WSDL/Soap specific </w:delText>
        </w:r>
        <w:r w:rsidR="008924C0" w:rsidDel="00D6114E">
          <w:delText>SIPs</w:delText>
        </w:r>
        <w:r w:rsidDel="00D6114E">
          <w:delText>.</w:delText>
        </w:r>
      </w:del>
    </w:p>
    <w:p w14:paraId="2307F2EF" w14:textId="11590043" w:rsidR="008C5719" w:rsidDel="00D6114E" w:rsidRDefault="008C5719" w:rsidP="008C5719">
      <w:pPr>
        <w:pStyle w:val="ListParagraph"/>
        <w:numPr>
          <w:ilvl w:val="0"/>
          <w:numId w:val="17"/>
        </w:numPr>
        <w:rPr>
          <w:del w:id="459" w:author="Steve Cook" w:date="2014-06-03T15:57:00Z"/>
        </w:rPr>
      </w:pPr>
      <w:del w:id="460" w:author="Steve Cook" w:date="2014-06-03T15:57:00Z">
        <w:r w:rsidDel="00D6114E">
          <w:delText>GRAAnnotationIEPD – a NIEM-UML IEPD that imports the annotation model and defines the production of an NIEM IEPD</w:delText>
        </w:r>
        <w:r w:rsidR="009B6DD5" w:rsidDel="00D6114E">
          <w:delText xml:space="preserve"> for GRA annotations</w:delText>
        </w:r>
        <w:r w:rsidDel="00D6114E">
          <w:delText>.</w:delText>
        </w:r>
      </w:del>
    </w:p>
    <w:p w14:paraId="069F1AD4" w14:textId="775FC5DD" w:rsidR="008C5719" w:rsidDel="00D6114E" w:rsidRDefault="008C5719" w:rsidP="008C5719">
      <w:pPr>
        <w:pStyle w:val="ListParagraph"/>
        <w:numPr>
          <w:ilvl w:val="0"/>
          <w:numId w:val="17"/>
        </w:numPr>
        <w:rPr>
          <w:del w:id="461" w:author="Steve Cook" w:date="2014-06-03T15:57:00Z"/>
        </w:rPr>
      </w:pPr>
      <w:del w:id="462" w:author="Steve Cook" w:date="2014-06-03T15:57:00Z">
        <w:r w:rsidDel="00D6114E">
          <w:delText>GRAAnnotationIEPD – The generated IEPD with schema for the GRA annotation model. Instances of these schema are populated as artifacts in a skeleton SSP and provide the annotation data. The annotation data is referenced (as XML annotations) from all generated skeleton artifacts.</w:delText>
        </w:r>
      </w:del>
    </w:p>
    <w:p w14:paraId="6BC1F06F" w14:textId="39200C63" w:rsidR="008C5719" w:rsidDel="00D6114E" w:rsidRDefault="008C5719" w:rsidP="008C5719">
      <w:pPr>
        <w:pStyle w:val="ListParagraph"/>
        <w:numPr>
          <w:ilvl w:val="0"/>
          <w:numId w:val="17"/>
        </w:numPr>
        <w:rPr>
          <w:del w:id="463" w:author="Steve Cook" w:date="2014-06-03T15:57:00Z"/>
        </w:rPr>
      </w:pPr>
      <w:del w:id="464" w:author="Steve Cook" w:date="2014-06-03T15:57:00Z">
        <w:r w:rsidDel="00D6114E">
          <w:delText>Correction_GRA_Example – an example SSP using annotation metadata.</w:delText>
        </w:r>
      </w:del>
    </w:p>
    <w:p w14:paraId="40DB989A" w14:textId="06B29597" w:rsidR="0079580A" w:rsidDel="00D6114E" w:rsidRDefault="0079580A" w:rsidP="008C5719">
      <w:pPr>
        <w:pStyle w:val="ListParagraph"/>
        <w:numPr>
          <w:ilvl w:val="0"/>
          <w:numId w:val="17"/>
        </w:numPr>
        <w:rPr>
          <w:del w:id="465" w:author="Steve Cook" w:date="2014-06-03T15:57:00Z"/>
        </w:rPr>
      </w:pPr>
      <w:del w:id="466" w:author="Steve Cook" w:date="2014-06-03T15:57:00Z">
        <w:r w:rsidDel="00D6114E">
          <w:delText>Metadata.xml – Corrections metdata file that corresponds to the example (manually produced).</w:delText>
        </w:r>
      </w:del>
    </w:p>
    <w:p w14:paraId="328B64F8" w14:textId="725E4988" w:rsidR="0079580A" w:rsidDel="00D6114E" w:rsidRDefault="0079580A" w:rsidP="0079580A">
      <w:pPr>
        <w:rPr>
          <w:del w:id="467" w:author="Steve Cook" w:date="2014-06-03T15:57:00Z"/>
        </w:rPr>
      </w:pPr>
      <w:del w:id="468" w:author="Steve Cook" w:date="2014-06-03T15:57:00Z">
        <w:r w:rsidDel="00D6114E">
          <w:delText>Note that we don’t yet have a fully populated GRAAnnotation.xml file.</w:delText>
        </w:r>
      </w:del>
    </w:p>
    <w:p w14:paraId="7C578BF1" w14:textId="4D65B356" w:rsidR="00826978" w:rsidRDefault="00826978">
      <w:pPr>
        <w:pStyle w:val="Heading1"/>
        <w:pPrChange w:id="469" w:author="Steve Cook" w:date="2014-06-04T11:22:00Z">
          <w:pPr>
            <w:pStyle w:val="Heading2"/>
            <w:spacing w:after="240"/>
            <w:ind w:left="360"/>
          </w:pPr>
        </w:pPrChange>
      </w:pPr>
      <w:del w:id="470" w:author="Steve Cook" w:date="2014-06-03T15:02:00Z">
        <w:r w:rsidDel="00175F28">
          <w:delText xml:space="preserve">Structure of </w:delText>
        </w:r>
      </w:del>
      <w:bookmarkStart w:id="471" w:name="_Toc390089494"/>
      <w:ins w:id="472" w:author="Steve Cook" w:date="2014-06-03T15:02:00Z">
        <w:r w:rsidR="00175F28">
          <w:t xml:space="preserve">Annotation </w:t>
        </w:r>
      </w:ins>
      <w:r>
        <w:t>metadata in GRA</w:t>
      </w:r>
      <w:ins w:id="473" w:author="Steve Cook" w:date="2014-06-03T15:02:00Z">
        <w:r w:rsidR="00175F28">
          <w:t>-UML</w:t>
        </w:r>
      </w:ins>
      <w:r>
        <w:t xml:space="preserve"> models</w:t>
      </w:r>
      <w:bookmarkEnd w:id="471"/>
    </w:p>
    <w:p w14:paraId="6425E35F" w14:textId="4F497E2B" w:rsidR="00175F28" w:rsidRDefault="00826978" w:rsidP="00826978">
      <w:pPr>
        <w:rPr>
          <w:ins w:id="474" w:author="Steve Cook" w:date="2014-06-03T15:05:00Z"/>
        </w:rPr>
      </w:pPr>
      <w:r>
        <w:t xml:space="preserve">GRA </w:t>
      </w:r>
      <w:ins w:id="475" w:author="Steve Cook" w:date="2014-06-09T14:42:00Z">
        <w:r w:rsidR="003B3918">
          <w:t xml:space="preserve">already </w:t>
        </w:r>
      </w:ins>
      <w:ins w:id="476" w:author="Steve Cook" w:date="2014-06-03T15:41:00Z">
        <w:r w:rsidR="000D4DB6">
          <w:t>defines</w:t>
        </w:r>
      </w:ins>
      <w:del w:id="477" w:author="Steve Cook" w:date="2014-06-03T15:41:00Z">
        <w:r w:rsidDel="000D4DB6">
          <w:delText>contains</w:delText>
        </w:r>
      </w:del>
      <w:r>
        <w:t xml:space="preserve"> a substantial amount of met</w:t>
      </w:r>
      <w:r w:rsidR="008924C0">
        <w:t>a</w:t>
      </w:r>
      <w:r>
        <w:t xml:space="preserve">data. The </w:t>
      </w:r>
      <w:ins w:id="478" w:author="Steve Cook" w:date="2014-06-03T15:41:00Z">
        <w:r w:rsidR="000D4DB6">
          <w:t xml:space="preserve">GRA-UML </w:t>
        </w:r>
      </w:ins>
      <w:r>
        <w:t xml:space="preserve">annotation approach augments the GRA metadata with additional </w:t>
      </w:r>
      <w:del w:id="479" w:author="Steve Cook" w:date="2014-06-03T15:03:00Z">
        <w:r w:rsidR="008924C0" w:rsidDel="00175F28">
          <w:delText xml:space="preserve">“metamodel” </w:delText>
        </w:r>
      </w:del>
      <w:r>
        <w:t xml:space="preserve">metadata to support post-provisioning.  </w:t>
      </w:r>
      <w:r w:rsidR="008924C0">
        <w:t xml:space="preserve">The </w:t>
      </w:r>
      <w:ins w:id="480" w:author="Steve Cook" w:date="2014-06-03T15:03:00Z">
        <w:r w:rsidR="00175F28">
          <w:t xml:space="preserve">additional </w:t>
        </w:r>
      </w:ins>
      <w:del w:id="481" w:author="Steve Cook" w:date="2014-06-03T15:03:00Z">
        <w:r w:rsidR="008924C0" w:rsidDel="00175F28">
          <w:delText xml:space="preserve">metamodel </w:delText>
        </w:r>
      </w:del>
      <w:r w:rsidR="008924C0">
        <w:t xml:space="preserve">metadata maps well to the structure of WSDL. </w:t>
      </w:r>
      <w:ins w:id="482" w:author="Steve Cook" w:date="2014-06-04T10:22:00Z">
        <w:r w:rsidR="003574CB">
          <w:t xml:space="preserve"> Some of the metadata may be inferred by applying defaults to the logical service model; the modeler</w:t>
        </w:r>
      </w:ins>
      <w:ins w:id="483" w:author="Steve Cook" w:date="2014-06-04T10:23:00Z">
        <w:r w:rsidR="003574CB">
          <w:t xml:space="preserve"> may override these defaults by explicit modeling.</w:t>
        </w:r>
      </w:ins>
    </w:p>
    <w:p w14:paraId="4054AACC" w14:textId="764F86D9" w:rsidR="000D4DB6" w:rsidRDefault="000D4DB6" w:rsidP="00826978">
      <w:pPr>
        <w:rPr>
          <w:ins w:id="484" w:author="Steve Cook" w:date="2014-06-03T15:38:00Z"/>
        </w:rPr>
      </w:pPr>
      <w:ins w:id="485" w:author="Steve Cook" w:date="2014-06-03T15:38:00Z">
        <w:r>
          <w:t xml:space="preserve">GRA-UML </w:t>
        </w:r>
      </w:ins>
      <w:ins w:id="486" w:author="Steve Cook" w:date="2014-06-03T15:41:00Z">
        <w:r>
          <w:t>specifies</w:t>
        </w:r>
      </w:ins>
      <w:ins w:id="487" w:author="Steve Cook" w:date="2014-06-03T15:38:00Z">
        <w:r>
          <w:t xml:space="preserve"> </w:t>
        </w:r>
      </w:ins>
      <w:del w:id="488" w:author="Steve Cook" w:date="2014-06-03T15:05:00Z">
        <w:r w:rsidR="008924C0" w:rsidDel="00175F28">
          <w:delText xml:space="preserve"> </w:delText>
        </w:r>
      </w:del>
      <w:del w:id="489" w:author="Steve Cook" w:date="2014-06-03T15:38:00Z">
        <w:r w:rsidR="00826978" w:rsidDel="000D4DB6">
          <w:delText>T</w:delText>
        </w:r>
      </w:del>
      <w:ins w:id="490" w:author="Steve Cook" w:date="2014-06-03T15:38:00Z">
        <w:r>
          <w:t>t</w:t>
        </w:r>
      </w:ins>
      <w:r w:rsidR="00826978">
        <w:t xml:space="preserve">he </w:t>
      </w:r>
      <w:r w:rsidR="00826978" w:rsidRPr="000D4DB6">
        <w:rPr>
          <w:i/>
          <w:rPrChange w:id="491" w:author="Steve Cook" w:date="2014-06-03T15:39:00Z">
            <w:rPr/>
          </w:rPrChange>
        </w:rPr>
        <w:t xml:space="preserve">GRA </w:t>
      </w:r>
      <w:del w:id="492" w:author="Steve Cook" w:date="2014-06-03T15:57:00Z">
        <w:r w:rsidR="00826978" w:rsidRPr="000D4DB6" w:rsidDel="00D6114E">
          <w:rPr>
            <w:i/>
            <w:rPrChange w:id="493" w:author="Steve Cook" w:date="2014-06-03T15:39:00Z">
              <w:rPr/>
            </w:rPrChange>
          </w:rPr>
          <w:delText xml:space="preserve">annotation </w:delText>
        </w:r>
      </w:del>
      <w:ins w:id="494" w:author="Steve Cook" w:date="2014-06-03T15:57:00Z">
        <w:r w:rsidR="00D6114E">
          <w:rPr>
            <w:i/>
          </w:rPr>
          <w:t>A</w:t>
        </w:r>
        <w:r w:rsidR="00D6114E" w:rsidRPr="000D4DB6">
          <w:rPr>
            <w:i/>
            <w:rPrChange w:id="495" w:author="Steve Cook" w:date="2014-06-03T15:39:00Z">
              <w:rPr/>
            </w:rPrChange>
          </w:rPr>
          <w:t xml:space="preserve">nnotation </w:t>
        </w:r>
      </w:ins>
      <w:del w:id="496" w:author="Steve Cook" w:date="2014-06-03T15:57:00Z">
        <w:r w:rsidR="00826978" w:rsidRPr="000D4DB6" w:rsidDel="00D6114E">
          <w:rPr>
            <w:i/>
            <w:rPrChange w:id="497" w:author="Steve Cook" w:date="2014-06-03T15:39:00Z">
              <w:rPr/>
            </w:rPrChange>
          </w:rPr>
          <w:delText>model</w:delText>
        </w:r>
      </w:del>
      <w:ins w:id="498" w:author="Steve Cook" w:date="2014-06-03T15:57:00Z">
        <w:r w:rsidR="00D6114E">
          <w:rPr>
            <w:i/>
          </w:rPr>
          <w:t>M</w:t>
        </w:r>
        <w:r w:rsidR="00D6114E" w:rsidRPr="000D4DB6">
          <w:rPr>
            <w:i/>
            <w:rPrChange w:id="499" w:author="Steve Cook" w:date="2014-06-03T15:39:00Z">
              <w:rPr/>
            </w:rPrChange>
          </w:rPr>
          <w:t>odel</w:t>
        </w:r>
      </w:ins>
      <w:ins w:id="500" w:author="Steve Cook" w:date="2014-06-03T15:38:00Z">
        <w:r>
          <w:t>.</w:t>
        </w:r>
      </w:ins>
      <w:ins w:id="501" w:author="Steve Cook" w:date="2014-06-03T15:39:00Z">
        <w:r>
          <w:t xml:space="preserve">  This is a UML class model</w:t>
        </w:r>
      </w:ins>
      <w:ins w:id="502" w:author="Steve Cook" w:date="2014-06-03T15:53:00Z">
        <w:r w:rsidR="00DA6990">
          <w:t xml:space="preserve">, shown in </w:t>
        </w:r>
      </w:ins>
      <w:ins w:id="503" w:author="Steve Cook" w:date="2014-06-03T15:54:00Z">
        <w:r w:rsidR="00DA6990">
          <w:fldChar w:fldCharType="begin"/>
        </w:r>
        <w:r w:rsidR="00DA6990">
          <w:instrText xml:space="preserve"> REF _Ref389574198 \h </w:instrText>
        </w:r>
      </w:ins>
      <w:r w:rsidR="00DA6990">
        <w:fldChar w:fldCharType="separate"/>
      </w:r>
      <w:ins w:id="504" w:author="Steve Cook" w:date="2014-06-09T15:02:00Z">
        <w:r w:rsidR="00625C4E">
          <w:t xml:space="preserve">Figure </w:t>
        </w:r>
        <w:r w:rsidR="00625C4E">
          <w:rPr>
            <w:noProof/>
          </w:rPr>
          <w:t>11</w:t>
        </w:r>
      </w:ins>
      <w:ins w:id="505" w:author="Steve Cook" w:date="2014-06-03T15:54:00Z">
        <w:r w:rsidR="00DA6990">
          <w:fldChar w:fldCharType="end"/>
        </w:r>
        <w:r w:rsidR="00DA6990">
          <w:t xml:space="preserve"> and </w:t>
        </w:r>
        <w:r w:rsidR="00DA6990">
          <w:fldChar w:fldCharType="begin"/>
        </w:r>
        <w:r w:rsidR="00DA6990">
          <w:instrText xml:space="preserve"> REF _Ref389574208 \h </w:instrText>
        </w:r>
      </w:ins>
      <w:r w:rsidR="00DA6990">
        <w:fldChar w:fldCharType="separate"/>
      </w:r>
      <w:ins w:id="506" w:author="Steve Cook" w:date="2014-06-09T15:02:00Z">
        <w:r w:rsidR="00625C4E">
          <w:t xml:space="preserve">Figure </w:t>
        </w:r>
        <w:r w:rsidR="00625C4E">
          <w:rPr>
            <w:noProof/>
          </w:rPr>
          <w:t>12</w:t>
        </w:r>
      </w:ins>
      <w:ins w:id="507" w:author="Steve Cook" w:date="2014-06-03T15:54:00Z">
        <w:r w:rsidR="00DA6990">
          <w:fldChar w:fldCharType="end"/>
        </w:r>
      </w:ins>
      <w:ins w:id="508" w:author="Steve Cook" w:date="2014-06-04T10:24:00Z">
        <w:r w:rsidR="003574CB">
          <w:t>, which</w:t>
        </w:r>
      </w:ins>
      <w:ins w:id="509" w:author="Steve Cook" w:date="2014-06-03T15:39:00Z">
        <w:r>
          <w:t xml:space="preserve"> defines all of the metadata that can be used for GRA annotations.  </w:t>
        </w:r>
      </w:ins>
      <w:ins w:id="510" w:author="Steve Cook" w:date="2014-06-03T15:53:00Z">
        <w:r w:rsidR="00DA6990">
          <w:t>More details</w:t>
        </w:r>
      </w:ins>
      <w:ins w:id="511" w:author="Steve Cook" w:date="2014-06-03T15:57:00Z">
        <w:r w:rsidR="00D6114E">
          <w:t xml:space="preserve"> of its contents</w:t>
        </w:r>
      </w:ins>
      <w:ins w:id="512" w:author="Steve Cook" w:date="2014-06-03T15:53:00Z">
        <w:r w:rsidR="00DA6990">
          <w:t xml:space="preserve"> </w:t>
        </w:r>
      </w:ins>
      <w:ins w:id="513" w:author="Steve Cook" w:date="2014-06-04T14:58:00Z">
        <w:r w:rsidR="00733E34">
          <w:t xml:space="preserve">and examples of its use </w:t>
        </w:r>
      </w:ins>
      <w:ins w:id="514" w:author="Steve Cook" w:date="2014-06-03T15:53:00Z">
        <w:r w:rsidR="00DA6990">
          <w:t>are provided later in this document.</w:t>
        </w:r>
      </w:ins>
    </w:p>
    <w:p w14:paraId="37CF892E" w14:textId="15374C37" w:rsidR="00175F28" w:rsidRDefault="00DA6990" w:rsidP="00826978">
      <w:pPr>
        <w:rPr>
          <w:ins w:id="515" w:author="Steve Cook" w:date="2014-06-03T15:06:00Z"/>
        </w:rPr>
      </w:pPr>
      <w:ins w:id="516" w:author="Steve Cook" w:date="2014-06-03T15:54:00Z">
        <w:r>
          <w:t xml:space="preserve">The GRA annotation model </w:t>
        </w:r>
      </w:ins>
      <w:del w:id="517" w:author="Steve Cook" w:date="2014-06-03T15:55:00Z">
        <w:r w:rsidR="00826978" w:rsidDel="00DA6990">
          <w:delText xml:space="preserve"> </w:delText>
        </w:r>
      </w:del>
      <w:r w:rsidR="00826978">
        <w:t>is a NIEM-UML model</w:t>
      </w:r>
      <w:ins w:id="518" w:author="Steve Cook" w:date="2014-06-03T15:05:00Z">
        <w:r w:rsidR="00175F28">
          <w:t xml:space="preserve">. </w:t>
        </w:r>
      </w:ins>
      <w:ins w:id="519" w:author="Steve Cook" w:date="2014-06-03T15:55:00Z">
        <w:r w:rsidR="00AA048F">
          <w:t>This</w:t>
        </w:r>
      </w:ins>
      <w:ins w:id="520" w:author="Steve Cook" w:date="2014-06-03T15:05:00Z">
        <w:r w:rsidR="00175F28">
          <w:t xml:space="preserve"> </w:t>
        </w:r>
      </w:ins>
      <w:ins w:id="521" w:author="Steve Cook" w:date="2014-06-03T15:03:00Z">
        <w:r w:rsidR="00175F28">
          <w:t>capitalize</w:t>
        </w:r>
      </w:ins>
      <w:ins w:id="522" w:author="Steve Cook" w:date="2014-06-03T15:55:00Z">
        <w:r w:rsidR="00AA048F">
          <w:t>s</w:t>
        </w:r>
      </w:ins>
      <w:ins w:id="523" w:author="Steve Cook" w:date="2014-06-03T15:03:00Z">
        <w:r w:rsidR="00175F28">
          <w:t xml:space="preserve"> on the fact that NIEM-UML defines XSD and XML mappings well-understood by the GRA community</w:t>
        </w:r>
      </w:ins>
      <w:r w:rsidR="00826978">
        <w:t>.</w:t>
      </w:r>
    </w:p>
    <w:p w14:paraId="5607D480" w14:textId="47448080" w:rsidR="00175F28" w:rsidRDefault="00175F28" w:rsidP="00826978">
      <w:pPr>
        <w:rPr>
          <w:ins w:id="524" w:author="Steve Cook" w:date="2014-06-03T15:04:00Z"/>
        </w:rPr>
      </w:pPr>
      <w:ins w:id="525" w:author="Steve Cook" w:date="2014-06-03T15:06:00Z">
        <w:r>
          <w:t xml:space="preserve">Annotations in a particular GRA-UML model are represented by UML InstanceSpecifications. </w:t>
        </w:r>
      </w:ins>
      <w:ins w:id="526" w:author="Steve Cook" w:date="2014-06-03T15:07:00Z">
        <w:r>
          <w:t>E</w:t>
        </w:r>
      </w:ins>
      <w:ins w:id="527" w:author="Steve Cook" w:date="2014-06-03T15:06:00Z">
        <w:r w:rsidR="003574CB">
          <w:t>ach Instance</w:t>
        </w:r>
        <w:r>
          <w:t>Specification</w:t>
        </w:r>
      </w:ins>
      <w:ins w:id="528" w:author="Steve Cook" w:date="2014-06-03T15:07:00Z">
        <w:r>
          <w:t xml:space="preserve"> is classified by a Class in the GRA Annotation Model.  The serialized form of each InstanceSpecification is an XML document fragment that conforms to the XSD type </w:t>
        </w:r>
      </w:ins>
      <w:ins w:id="529" w:author="Steve Cook" w:date="2014-06-03T15:09:00Z">
        <w:r>
          <w:t>corresponding to the GRA Annotation class</w:t>
        </w:r>
      </w:ins>
      <w:ins w:id="530" w:author="Steve Cook" w:date="2014-06-04T10:24:00Z">
        <w:r w:rsidR="003574CB">
          <w:t>ifier</w:t>
        </w:r>
      </w:ins>
      <w:ins w:id="531" w:author="Steve Cook" w:date="2014-06-03T15:09:00Z">
        <w:r>
          <w:t>.</w:t>
        </w:r>
      </w:ins>
      <w:del w:id="532" w:author="Steve Cook" w:date="2014-06-03T15:06:00Z">
        <w:r w:rsidR="00826978" w:rsidDel="00175F28">
          <w:delText xml:space="preserve"> </w:delText>
        </w:r>
      </w:del>
    </w:p>
    <w:p w14:paraId="672040C0" w14:textId="6B91D8DA" w:rsidR="00826978" w:rsidRDefault="00826978" w:rsidP="00826978">
      <w:del w:id="533" w:author="Steve Cook" w:date="2014-06-03T15:09:00Z">
        <w:r w:rsidDel="00175F28">
          <w:delText xml:space="preserve">Instances of this model are created in a GRA specification to define the metadata and annotations. </w:delText>
        </w:r>
      </w:del>
      <w:r>
        <w:t xml:space="preserve">Note that this is different </w:t>
      </w:r>
      <w:del w:id="534" w:author="Steve Cook" w:date="2014-06-04T10:24:00Z">
        <w:r w:rsidDel="003574CB">
          <w:delText xml:space="preserve">than </w:delText>
        </w:r>
      </w:del>
      <w:ins w:id="535" w:author="Steve Cook" w:date="2014-06-04T10:24:00Z">
        <w:r w:rsidR="003574CB">
          <w:t xml:space="preserve">from </w:t>
        </w:r>
      </w:ins>
      <w:r>
        <w:t xml:space="preserve">the approach taken in NIEM-UML where </w:t>
      </w:r>
      <w:ins w:id="536" w:author="Steve Cook" w:date="2014-06-03T15:10:00Z">
        <w:r w:rsidR="00175F28">
          <w:t xml:space="preserve">UML </w:t>
        </w:r>
      </w:ins>
      <w:r>
        <w:t xml:space="preserve">stereotypes are used for metadata. </w:t>
      </w:r>
      <w:r w:rsidR="00C341B2">
        <w:t xml:space="preserve">UML </w:t>
      </w:r>
      <w:ins w:id="537" w:author="Steve Cook" w:date="2014-06-03T15:10:00Z">
        <w:r w:rsidR="00175F28">
          <w:t>InstanceSpecifications</w:t>
        </w:r>
        <w:r w:rsidR="00175F28" w:rsidDel="00175F28">
          <w:t xml:space="preserve"> </w:t>
        </w:r>
      </w:ins>
      <w:del w:id="538" w:author="Steve Cook" w:date="2014-06-03T15:10:00Z">
        <w:r w:rsidR="00C341B2" w:rsidDel="00175F28">
          <w:delText xml:space="preserve">instances </w:delText>
        </w:r>
      </w:del>
      <w:r w:rsidR="00C341B2">
        <w:t xml:space="preserve">provide </w:t>
      </w:r>
      <w:del w:id="539" w:author="Steve Cook" w:date="2014-06-03T15:10:00Z">
        <w:r w:rsidR="00C341B2" w:rsidDel="00175F28">
          <w:delText xml:space="preserve">similar </w:delText>
        </w:r>
      </w:del>
      <w:ins w:id="540" w:author="Steve Cook" w:date="2014-06-03T15:10:00Z">
        <w:r w:rsidR="00175F28">
          <w:t xml:space="preserve">at least as much </w:t>
        </w:r>
      </w:ins>
      <w:del w:id="541" w:author="Steve Cook" w:date="2014-06-03T15:10:00Z">
        <w:r w:rsidR="00C341B2" w:rsidDel="00175F28">
          <w:delText xml:space="preserve">expressability </w:delText>
        </w:r>
      </w:del>
      <w:ins w:id="542" w:author="Steve Cook" w:date="2014-06-03T15:10:00Z">
        <w:r w:rsidR="00175F28">
          <w:t xml:space="preserve">expressive power as stereotypes, </w:t>
        </w:r>
      </w:ins>
      <w:r w:rsidR="00C341B2">
        <w:t xml:space="preserve">as well as </w:t>
      </w:r>
      <w:ins w:id="543" w:author="Steve Cook" w:date="2014-06-03T15:11:00Z">
        <w:r w:rsidR="00175F28">
          <w:t xml:space="preserve">providing </w:t>
        </w:r>
      </w:ins>
      <w:r w:rsidR="00C341B2">
        <w:t>the ability to easily augment the annotations and model complex structures.</w:t>
      </w:r>
      <w:del w:id="544" w:author="Steve Cook" w:date="2014-06-03T15:10:00Z">
        <w:r w:rsidR="008924C0" w:rsidDel="00175F28">
          <w:delText xml:space="preserve"> UML instances also have a direct correspondence with the annotation metadata a XML file.</w:delText>
        </w:r>
      </w:del>
    </w:p>
    <w:p w14:paraId="44D08118" w14:textId="77777777" w:rsidR="000D4DB6" w:rsidRDefault="00957122" w:rsidP="00826978">
      <w:pPr>
        <w:rPr>
          <w:ins w:id="545" w:author="Steve Cook" w:date="2014-06-03T15:30:00Z"/>
        </w:rPr>
      </w:pPr>
      <w:ins w:id="546" w:author="Steve Cook" w:date="2014-06-03T15:28:00Z">
        <w:r>
          <w:lastRenderedPageBreak/>
          <w:t>The relationship</w:t>
        </w:r>
      </w:ins>
      <w:ins w:id="547" w:author="Steve Cook" w:date="2014-06-03T15:29:00Z">
        <w:r>
          <w:t>s</w:t>
        </w:r>
      </w:ins>
      <w:ins w:id="548" w:author="Steve Cook" w:date="2014-06-03T15:28:00Z">
        <w:r>
          <w:t xml:space="preserve"> between annotation elements and the elements in the logical model that they annotate </w:t>
        </w:r>
      </w:ins>
      <w:ins w:id="549" w:author="Steve Cook" w:date="2014-06-03T15:29:00Z">
        <w:r>
          <w:t>are</w:t>
        </w:r>
      </w:ins>
      <w:ins w:id="550" w:author="Steve Cook" w:date="2014-06-03T15:28:00Z">
        <w:r>
          <w:t xml:space="preserve"> represented by </w:t>
        </w:r>
      </w:ins>
      <w:ins w:id="551" w:author="Steve Cook" w:date="2014-06-03T15:29:00Z">
        <w:r>
          <w:t xml:space="preserve">UML </w:t>
        </w:r>
        <w:r w:rsidRPr="00957122">
          <w:rPr>
            <w:i/>
            <w:rPrChange w:id="552" w:author="Steve Cook" w:date="2014-06-03T15:29:00Z">
              <w:rPr/>
            </w:rPrChange>
          </w:rPr>
          <w:t>realizations</w:t>
        </w:r>
        <w:r>
          <w:t>.  Realization is a standard UML construct that shows as an arrow between elements</w:t>
        </w:r>
      </w:ins>
      <w:ins w:id="553" w:author="Steve Cook" w:date="2014-06-03T15:30:00Z">
        <w:r>
          <w:t xml:space="preserve"> with a dashed line an</w:t>
        </w:r>
        <w:r w:rsidR="000D4DB6">
          <w:t>d an open triangular arrowhead.</w:t>
        </w:r>
      </w:ins>
    </w:p>
    <w:p w14:paraId="73F93F9C" w14:textId="723117D4" w:rsidR="00C341B2" w:rsidRDefault="00957122" w:rsidP="00826978">
      <w:ins w:id="554" w:author="Steve Cook" w:date="2014-06-03T15:33:00Z">
        <w:r>
          <w:t xml:space="preserve">Annotation elements are serialized as XML fragments </w:t>
        </w:r>
      </w:ins>
      <w:ins w:id="555" w:author="Steve Cook" w:date="2014-06-03T15:34:00Z">
        <w:r>
          <w:t>conforming</w:t>
        </w:r>
      </w:ins>
      <w:ins w:id="556" w:author="Steve Cook" w:date="2014-06-03T15:33:00Z">
        <w:r>
          <w:t xml:space="preserve"> to the </w:t>
        </w:r>
      </w:ins>
      <w:ins w:id="557" w:author="Steve Cook" w:date="2014-06-03T15:34:00Z">
        <w:r>
          <w:t>XSD types</w:t>
        </w:r>
        <w:r w:rsidR="000D4DB6">
          <w:t xml:space="preserve"> that correspond to the GRA Annotation model</w:t>
        </w:r>
        <w:r>
          <w:t xml:space="preserve"> </w:t>
        </w:r>
        <w:r w:rsidR="000D4DB6">
          <w:t>considered as a NIEM-UML model.  Logical service elements are serialized as UML XMI elements.  Realizations are serialized as ModelReferences, a form of traceability annotation within the serialized annotations.</w:t>
        </w:r>
      </w:ins>
      <w:moveFromRangeStart w:id="558" w:author="Steve Cook" w:date="2014-06-03T15:24:00Z" w:name="move389572375"/>
      <w:moveFrom w:id="559" w:author="Steve Cook" w:date="2014-06-03T15:24:00Z">
        <w:r w:rsidR="00C341B2" w:rsidDel="00957122">
          <w:t xml:space="preserve">As a design goal “normal” UML structures that are typically used to define services can be used without any special stereotypes or undue rules. This allows the same UML elements to be used for purposes other than producing GRA specifications, such as producing implementations. It also provides for a separation of concerns between the logical services model and the GRA specific requirements and metadata. </w:t>
        </w:r>
      </w:moveFrom>
      <w:moveFromRangeEnd w:id="558"/>
      <w:del w:id="560" w:author="Steve Cook" w:date="2014-06-03T15:29:00Z">
        <w:r w:rsidR="00C341B2" w:rsidDel="00957122">
          <w:delText>GRA metadata elements</w:delText>
        </w:r>
        <w:r w:rsidR="00C341B2" w:rsidRPr="00C341B2" w:rsidDel="00957122">
          <w:rPr>
            <w:i/>
            <w:u w:val="single"/>
          </w:rPr>
          <w:delText xml:space="preserve"> realize</w:delText>
        </w:r>
        <w:r w:rsidR="00C341B2" w:rsidDel="00957122">
          <w:delText xml:space="preserve"> the UML elements that implement</w:delText>
        </w:r>
        <w:r w:rsidR="008924C0" w:rsidDel="00957122">
          <w:delText xml:space="preserve"> the logical model (Realization is a standard UML construct that shows as an arrow between elements).</w:delText>
        </w:r>
      </w:del>
    </w:p>
    <w:p w14:paraId="25BD19CD" w14:textId="244739EA" w:rsidR="00C341B2" w:rsidRDefault="00C341B2">
      <w:pPr>
        <w:pStyle w:val="Heading1"/>
        <w:pPrChange w:id="561" w:author="Steve Cook" w:date="2014-06-04T11:22:00Z">
          <w:pPr>
            <w:pStyle w:val="Heading2"/>
          </w:pPr>
        </w:pPrChange>
      </w:pPr>
      <w:del w:id="562" w:author="Steve Cook" w:date="2014-06-04T11:22:00Z">
        <w:r w:rsidDel="004A1ABA">
          <w:delText>Elements of t</w:delText>
        </w:r>
      </w:del>
      <w:bookmarkStart w:id="563" w:name="_Toc390089495"/>
      <w:ins w:id="564" w:author="Steve Cook" w:date="2014-06-04T11:22:00Z">
        <w:r w:rsidR="004A1ABA">
          <w:t>T</w:t>
        </w:r>
      </w:ins>
      <w:r>
        <w:t>he UML “Platform independent model” (PIM)</w:t>
      </w:r>
      <w:bookmarkEnd w:id="563"/>
    </w:p>
    <w:p w14:paraId="0B1EADAB" w14:textId="430A1F62" w:rsidR="00C341B2" w:rsidRDefault="00C341B2" w:rsidP="00826978">
      <w:r>
        <w:t>GRA</w:t>
      </w:r>
      <w:del w:id="565" w:author="Steve Cook" w:date="2014-06-03T15:58:00Z">
        <w:r w:rsidDel="00D6114E">
          <w:delText>_</w:delText>
        </w:r>
      </w:del>
      <w:ins w:id="566" w:author="Steve Cook" w:date="2014-06-03T15:58:00Z">
        <w:r w:rsidR="00D6114E">
          <w:t>-</w:t>
        </w:r>
      </w:ins>
      <w:r>
        <w:t xml:space="preserve">UML is designed to interpret specific UML constructs. These constructs are in keeping with the SoaML services modeling standard </w:t>
      </w:r>
      <w:ins w:id="567" w:author="Steve Cook" w:date="2014-06-04T10:25:00Z">
        <w:r w:rsidR="003574CB">
          <w:t xml:space="preserve">profile, </w:t>
        </w:r>
      </w:ins>
      <w:r>
        <w:t>but use of SoaML stereotypes is optional. The following elements have meaning to GRA</w:t>
      </w:r>
      <w:r w:rsidR="008924C0">
        <w:t>-UML and are shown with preliminary examples</w:t>
      </w:r>
      <w:ins w:id="568" w:author="Steve Cook" w:date="2014-06-09T14:15:00Z">
        <w:r w:rsidR="00867346">
          <w:t xml:space="preserve"> </w:t>
        </w:r>
      </w:ins>
      <w:ins w:id="569" w:author="Steve Cook" w:date="2014-06-09T14:16:00Z">
        <w:r w:rsidR="00867346">
          <w:t xml:space="preserve">relating to the </w:t>
        </w:r>
      </w:ins>
      <w:ins w:id="570" w:author="Steve Cook" w:date="2014-06-09T14:15:00Z">
        <w:r w:rsidR="00867346">
          <w:t xml:space="preserve">SIRS (SORNA </w:t>
        </w:r>
      </w:ins>
      <w:ins w:id="571" w:author="Steve Cook" w:date="2014-06-09T14:16:00Z">
        <w:r w:rsidR="00867346" w:rsidRPr="00867346">
          <w:t>Interjurisdictional Relocation Service</w:t>
        </w:r>
        <w:r w:rsidR="00867346">
          <w:t>)</w:t>
        </w:r>
        <w:r w:rsidR="00867346" w:rsidRPr="00867346">
          <w:t xml:space="preserve"> Specification</w:t>
        </w:r>
      </w:ins>
      <w:del w:id="572" w:author="Steve Cook" w:date="2014-06-09T14:11:00Z">
        <w:r w:rsidR="008924C0" w:rsidDel="00867346">
          <w:delText>:</w:delText>
        </w:r>
      </w:del>
      <w:ins w:id="573" w:author="Steve Cook" w:date="2014-06-09T14:11:00Z">
        <w:r w:rsidR="00867346">
          <w:t>.</w:t>
        </w:r>
      </w:ins>
    </w:p>
    <w:p w14:paraId="4C9373E2" w14:textId="77777777" w:rsidR="00F0370E" w:rsidRDefault="00F0370E">
      <w:pPr>
        <w:pStyle w:val="Heading2"/>
        <w:pPrChange w:id="574" w:author="Steve Cook" w:date="2014-06-04T11:22:00Z">
          <w:pPr>
            <w:pStyle w:val="Heading3"/>
          </w:pPr>
        </w:pPrChange>
      </w:pPr>
      <w:bookmarkStart w:id="575" w:name="_Toc390089496"/>
      <w:r>
        <w:t>Actors</w:t>
      </w:r>
      <w:bookmarkEnd w:id="575"/>
    </w:p>
    <w:p w14:paraId="34A36258" w14:textId="77F6158F" w:rsidR="00F0370E" w:rsidRDefault="00F0370E" w:rsidP="00F0370E">
      <w:r>
        <w:t xml:space="preserve">Actors are the </w:t>
      </w:r>
      <w:r w:rsidR="008924C0">
        <w:t xml:space="preserve">business </w:t>
      </w:r>
      <w:r>
        <w:t>participants in the SSP’s subject community. They are typically people or organizations.</w:t>
      </w:r>
    </w:p>
    <w:p w14:paraId="03BD1B8A" w14:textId="121619A0" w:rsidR="000D4DB6" w:rsidRDefault="00F0370E">
      <w:pPr>
        <w:keepNext/>
        <w:rPr>
          <w:ins w:id="576" w:author="Steve Cook" w:date="2014-06-03T15:44:00Z"/>
        </w:rPr>
        <w:pPrChange w:id="577" w:author="Steve Cook" w:date="2014-06-03T15:44:00Z">
          <w:pPr/>
        </w:pPrChange>
      </w:pPr>
      <w:del w:id="578" w:author="Steve Cook" w:date="2014-06-09T13:56:00Z">
        <w:r w:rsidDel="00092E37">
          <w:rPr>
            <w:noProof/>
            <w:lang w:val="en-GB" w:eastAsia="en-GB"/>
          </w:rPr>
          <w:drawing>
            <wp:inline distT="0" distB="0" distL="0" distR="0" wp14:anchorId="3D0E040F" wp14:editId="5A2EEE4C">
              <wp:extent cx="5943600" cy="44202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420235"/>
                      </a:xfrm>
                      <a:prstGeom prst="rect">
                        <a:avLst/>
                      </a:prstGeom>
                    </pic:spPr>
                  </pic:pic>
                </a:graphicData>
              </a:graphic>
            </wp:inline>
          </w:drawing>
        </w:r>
      </w:del>
      <w:ins w:id="579" w:author="Steve Cook" w:date="2014-06-09T13:58:00Z">
        <w:r w:rsidR="00092E37">
          <w:rPr>
            <w:noProof/>
            <w:lang w:val="en-GB" w:eastAsia="en-GB"/>
          </w:rPr>
          <w:drawing>
            <wp:inline distT="0" distB="0" distL="0" distR="0" wp14:anchorId="74E1CD8A" wp14:editId="39EAF84C">
              <wp:extent cx="5732145" cy="3333115"/>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change Partners.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3333115"/>
                      </a:xfrm>
                      <a:prstGeom prst="rect">
                        <a:avLst/>
                      </a:prstGeom>
                    </pic:spPr>
                  </pic:pic>
                </a:graphicData>
              </a:graphic>
            </wp:inline>
          </w:drawing>
        </w:r>
      </w:ins>
    </w:p>
    <w:p w14:paraId="19AB007A" w14:textId="07D69FB6" w:rsidR="00F0370E" w:rsidRPr="00F0370E" w:rsidRDefault="000D4DB6">
      <w:pPr>
        <w:pStyle w:val="Caption"/>
        <w:pPrChange w:id="580" w:author="Steve Cook" w:date="2014-06-03T15:44:00Z">
          <w:pPr/>
        </w:pPrChange>
      </w:pPr>
      <w:bookmarkStart w:id="581" w:name="_Toc390089507"/>
      <w:ins w:id="582" w:author="Steve Cook" w:date="2014-06-03T15:44:00Z">
        <w:r>
          <w:t xml:space="preserve">Figure </w:t>
        </w:r>
        <w:r>
          <w:fldChar w:fldCharType="begin"/>
        </w:r>
        <w:r>
          <w:instrText xml:space="preserve"> SEQ Figure \* ARABIC </w:instrText>
        </w:r>
      </w:ins>
      <w:r>
        <w:fldChar w:fldCharType="separate"/>
      </w:r>
      <w:ins w:id="583" w:author="Steve Cook" w:date="2014-06-09T15:02:00Z">
        <w:r w:rsidR="00625C4E">
          <w:rPr>
            <w:noProof/>
          </w:rPr>
          <w:t>2</w:t>
        </w:r>
      </w:ins>
      <w:ins w:id="584" w:author="Steve Cook" w:date="2014-06-03T15:44:00Z">
        <w:r>
          <w:fldChar w:fldCharType="end"/>
        </w:r>
        <w:r>
          <w:t xml:space="preserve"> </w:t>
        </w:r>
      </w:ins>
      <w:ins w:id="585" w:author="Steve Cook" w:date="2014-06-09T13:59:00Z">
        <w:r w:rsidR="00092E37">
          <w:t>SIRS</w:t>
        </w:r>
      </w:ins>
      <w:ins w:id="586" w:author="Steve Cook" w:date="2014-06-03T15:44:00Z">
        <w:r>
          <w:t xml:space="preserve"> example - Actors</w:t>
        </w:r>
      </w:ins>
      <w:bookmarkEnd w:id="581"/>
    </w:p>
    <w:p w14:paraId="31F9F2E9" w14:textId="4FD189E1" w:rsidR="00F0370E" w:rsidRDefault="00F0370E">
      <w:pPr>
        <w:pStyle w:val="Heading2"/>
        <w:pPrChange w:id="587" w:author="Steve Cook" w:date="2014-06-04T11:22:00Z">
          <w:pPr>
            <w:pStyle w:val="Heading3"/>
          </w:pPr>
        </w:pPrChange>
      </w:pPr>
      <w:bookmarkStart w:id="588" w:name="_Toc390089497"/>
      <w:r>
        <w:t>Use cases</w:t>
      </w:r>
      <w:bookmarkEnd w:id="588"/>
    </w:p>
    <w:p w14:paraId="6321D7BF" w14:textId="367C6118" w:rsidR="00F0370E" w:rsidRDefault="00F0370E" w:rsidP="00F0370E">
      <w:del w:id="589" w:author="Steve Cook" w:date="2014-06-04T10:25:00Z">
        <w:r w:rsidDel="003574CB">
          <w:delText xml:space="preserve">Use cases </w:delText>
        </w:r>
      </w:del>
      <w:del w:id="590" w:author="Steve Cook" w:date="2014-06-03T16:01:00Z">
        <w:r w:rsidDel="00D6114E">
          <w:delText xml:space="preserve">define </w:delText>
        </w:r>
      </w:del>
      <w:del w:id="591" w:author="Steve Cook" w:date="2014-06-04T10:25:00Z">
        <w:r w:rsidDel="003574CB">
          <w:delText>t</w:delText>
        </w:r>
      </w:del>
      <w:ins w:id="592" w:author="Steve Cook" w:date="2014-06-04T10:25:00Z">
        <w:r w:rsidR="003574CB">
          <w:t>T</w:t>
        </w:r>
      </w:ins>
      <w:r>
        <w:t xml:space="preserve">he “real world effect” of services </w:t>
      </w:r>
      <w:ins w:id="593" w:author="Steve Cook" w:date="2014-06-04T10:25:00Z">
        <w:r w:rsidR="003574CB">
          <w:t xml:space="preserve">is modeled </w:t>
        </w:r>
      </w:ins>
      <w:r>
        <w:t>as use cases involving actors.</w:t>
      </w:r>
      <w:r w:rsidR="008924C0">
        <w:t xml:space="preserve"> Each use case (oval) is a real world effect and a business interaction.</w:t>
      </w:r>
      <w:ins w:id="594" w:author="Steve Cook" w:date="2014-06-03T16:00:00Z">
        <w:r w:rsidR="00D6114E">
          <w:t xml:space="preserve"> Each relationship between a use case and an actor may be marked to indicate whether the actor is a provider or consumer of the service.</w:t>
        </w:r>
      </w:ins>
    </w:p>
    <w:p w14:paraId="48CD45DE" w14:textId="5E134FCD" w:rsidR="000D4DB6" w:rsidRDefault="002674BA">
      <w:pPr>
        <w:keepNext/>
        <w:rPr>
          <w:ins w:id="595" w:author="Steve Cook" w:date="2014-06-03T15:44:00Z"/>
        </w:rPr>
        <w:pPrChange w:id="596" w:author="Steve Cook" w:date="2014-06-03T15:44:00Z">
          <w:pPr/>
        </w:pPrChange>
      </w:pPr>
      <w:del w:id="597" w:author="Steve Cook" w:date="2014-06-09T13:59:00Z">
        <w:r w:rsidDel="00092E37">
          <w:rPr>
            <w:noProof/>
            <w:lang w:val="en-GB" w:eastAsia="en-GB"/>
          </w:rPr>
          <w:lastRenderedPageBreak/>
          <w:drawing>
            <wp:inline distT="0" distB="0" distL="0" distR="0" wp14:anchorId="50330E9B" wp14:editId="220975F7">
              <wp:extent cx="5943600" cy="1793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793875"/>
                      </a:xfrm>
                      <a:prstGeom prst="rect">
                        <a:avLst/>
                      </a:prstGeom>
                    </pic:spPr>
                  </pic:pic>
                </a:graphicData>
              </a:graphic>
            </wp:inline>
          </w:drawing>
        </w:r>
      </w:del>
      <w:ins w:id="598" w:author="Steve Cook" w:date="2014-06-09T13:59:00Z">
        <w:r w:rsidR="00092E37">
          <w:rPr>
            <w:noProof/>
            <w:lang w:val="en-GB" w:eastAsia="en-GB"/>
          </w:rPr>
          <w:drawing>
            <wp:inline distT="0" distB="0" distL="0" distR="0" wp14:anchorId="25E96216" wp14:editId="31EC22B5">
              <wp:extent cx="5732145" cy="2416810"/>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s.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416810"/>
                      </a:xfrm>
                      <a:prstGeom prst="rect">
                        <a:avLst/>
                      </a:prstGeom>
                    </pic:spPr>
                  </pic:pic>
                </a:graphicData>
              </a:graphic>
            </wp:inline>
          </w:drawing>
        </w:r>
      </w:ins>
    </w:p>
    <w:p w14:paraId="0182EC1A" w14:textId="4D0E80AB" w:rsidR="00F0370E" w:rsidRPr="00F0370E" w:rsidRDefault="000D4DB6">
      <w:pPr>
        <w:pStyle w:val="Caption"/>
        <w:pPrChange w:id="599" w:author="Steve Cook" w:date="2014-06-03T15:44:00Z">
          <w:pPr/>
        </w:pPrChange>
      </w:pPr>
      <w:bookmarkStart w:id="600" w:name="_Ref389646142"/>
      <w:bookmarkStart w:id="601" w:name="_Toc390089508"/>
      <w:ins w:id="602" w:author="Steve Cook" w:date="2014-06-03T15:44:00Z">
        <w:r>
          <w:t xml:space="preserve">Figure </w:t>
        </w:r>
        <w:r>
          <w:fldChar w:fldCharType="begin"/>
        </w:r>
        <w:r>
          <w:instrText xml:space="preserve"> SEQ Figure \* ARABIC </w:instrText>
        </w:r>
      </w:ins>
      <w:r>
        <w:fldChar w:fldCharType="separate"/>
      </w:r>
      <w:ins w:id="603" w:author="Steve Cook" w:date="2014-06-09T15:02:00Z">
        <w:r w:rsidR="00625C4E">
          <w:rPr>
            <w:noProof/>
          </w:rPr>
          <w:t>3</w:t>
        </w:r>
      </w:ins>
      <w:ins w:id="604" w:author="Steve Cook" w:date="2014-06-03T15:44:00Z">
        <w:r>
          <w:fldChar w:fldCharType="end"/>
        </w:r>
        <w:bookmarkEnd w:id="600"/>
        <w:r>
          <w:t xml:space="preserve"> </w:t>
        </w:r>
      </w:ins>
      <w:ins w:id="605" w:author="Steve Cook" w:date="2014-06-09T13:59:00Z">
        <w:r w:rsidR="00092E37">
          <w:t>SIRS</w:t>
        </w:r>
      </w:ins>
      <w:ins w:id="606" w:author="Steve Cook" w:date="2014-06-03T15:44:00Z">
        <w:r>
          <w:t xml:space="preserve"> Example - Use Cases</w:t>
        </w:r>
      </w:ins>
      <w:bookmarkEnd w:id="601"/>
    </w:p>
    <w:p w14:paraId="041BB606" w14:textId="77777777" w:rsidR="00F0370E" w:rsidRDefault="00F0370E">
      <w:pPr>
        <w:pStyle w:val="Heading2"/>
        <w:pPrChange w:id="607" w:author="Steve Cook" w:date="2014-06-04T11:22:00Z">
          <w:pPr>
            <w:pStyle w:val="Heading3"/>
          </w:pPr>
        </w:pPrChange>
      </w:pPr>
      <w:bookmarkStart w:id="608" w:name="_Toc390089498"/>
      <w:r>
        <w:t>Interfaces</w:t>
      </w:r>
      <w:bookmarkEnd w:id="608"/>
    </w:p>
    <w:p w14:paraId="6EA445EA" w14:textId="32B2F672" w:rsidR="00F0370E" w:rsidRDefault="00F0370E" w:rsidP="00F0370E">
      <w:r>
        <w:t xml:space="preserve">UML interfaces define the operations and signal receptions that service providers implement to expose a service. </w:t>
      </w:r>
    </w:p>
    <w:p w14:paraId="090DC250" w14:textId="4D436749" w:rsidR="000D4DB6" w:rsidRDefault="00092E37">
      <w:pPr>
        <w:keepNext/>
        <w:rPr>
          <w:ins w:id="609" w:author="Steve Cook" w:date="2014-06-03T15:44:00Z"/>
        </w:rPr>
        <w:pPrChange w:id="610" w:author="Steve Cook" w:date="2014-06-03T15:44:00Z">
          <w:pPr/>
        </w:pPrChange>
      </w:pPr>
      <w:ins w:id="611" w:author="Steve Cook" w:date="2014-06-09T14:00:00Z">
        <w:r>
          <w:rPr>
            <w:noProof/>
            <w:lang w:val="en-GB" w:eastAsia="en-GB"/>
          </w:rPr>
          <w:drawing>
            <wp:inline distT="0" distB="0" distL="0" distR="0" wp14:anchorId="2DDE312A" wp14:editId="0086C626">
              <wp:extent cx="5732145" cy="259207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ces.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592070"/>
                      </a:xfrm>
                      <a:prstGeom prst="rect">
                        <a:avLst/>
                      </a:prstGeom>
                    </pic:spPr>
                  </pic:pic>
                </a:graphicData>
              </a:graphic>
            </wp:inline>
          </w:drawing>
        </w:r>
      </w:ins>
      <w:del w:id="612" w:author="Steve Cook" w:date="2014-06-09T14:00:00Z">
        <w:r w:rsidR="00F0370E" w:rsidDel="00092E37">
          <w:rPr>
            <w:noProof/>
            <w:lang w:val="en-GB" w:eastAsia="en-GB"/>
          </w:rPr>
          <w:drawing>
            <wp:inline distT="0" distB="0" distL="0" distR="0" wp14:anchorId="65FAF650" wp14:editId="60E7BC5A">
              <wp:extent cx="5943600" cy="2957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del>
    </w:p>
    <w:p w14:paraId="05C35C27" w14:textId="4E22F595" w:rsidR="00F0370E" w:rsidRDefault="000D4DB6">
      <w:pPr>
        <w:pStyle w:val="Caption"/>
        <w:pPrChange w:id="613" w:author="Steve Cook" w:date="2014-06-03T15:44:00Z">
          <w:pPr/>
        </w:pPrChange>
      </w:pPr>
      <w:bookmarkStart w:id="614" w:name="_Toc390089509"/>
      <w:ins w:id="615" w:author="Steve Cook" w:date="2014-06-03T15:44:00Z">
        <w:r>
          <w:t xml:space="preserve">Figure </w:t>
        </w:r>
        <w:r>
          <w:fldChar w:fldCharType="begin"/>
        </w:r>
        <w:r>
          <w:instrText xml:space="preserve"> SEQ Figure \* ARABIC </w:instrText>
        </w:r>
      </w:ins>
      <w:r>
        <w:fldChar w:fldCharType="separate"/>
      </w:r>
      <w:ins w:id="616" w:author="Steve Cook" w:date="2014-06-09T15:02:00Z">
        <w:r w:rsidR="00625C4E">
          <w:rPr>
            <w:noProof/>
          </w:rPr>
          <w:t>4</w:t>
        </w:r>
      </w:ins>
      <w:ins w:id="617" w:author="Steve Cook" w:date="2014-06-03T15:44:00Z">
        <w:r>
          <w:fldChar w:fldCharType="end"/>
        </w:r>
        <w:r>
          <w:t xml:space="preserve"> </w:t>
        </w:r>
      </w:ins>
      <w:ins w:id="618" w:author="Steve Cook" w:date="2014-06-09T14:01:00Z">
        <w:r w:rsidR="00092E37">
          <w:t>SIRS</w:t>
        </w:r>
      </w:ins>
      <w:ins w:id="619" w:author="Steve Cook" w:date="2014-06-03T15:44:00Z">
        <w:r>
          <w:t xml:space="preserve"> Example - Interfaces</w:t>
        </w:r>
      </w:ins>
      <w:bookmarkEnd w:id="614"/>
    </w:p>
    <w:p w14:paraId="360ECE81" w14:textId="5F41913F" w:rsidR="00F0370E" w:rsidRPr="00F0370E" w:rsidRDefault="00F0370E" w:rsidP="00F0370E">
      <w:r>
        <w:t xml:space="preserve">The arguments of operations directly reference NIEM-UML message types as their content. </w:t>
      </w:r>
      <w:del w:id="620" w:author="Steve Cook" w:date="2014-06-09T14:01:00Z">
        <w:r w:rsidDel="00092E37">
          <w:delText>(</w:delText>
        </w:r>
      </w:del>
      <w:del w:id="621" w:author="Steve Cook" w:date="2014-06-03T16:01:00Z">
        <w:r w:rsidDel="00D6114E">
          <w:delText>note</w:delText>
        </w:r>
      </w:del>
      <w:del w:id="622" w:author="Steve Cook" w:date="2014-06-09T14:01:00Z">
        <w:r w:rsidDel="00092E37">
          <w:delText>: may need to reference non NIEM-UML parts).</w:delText>
        </w:r>
      </w:del>
    </w:p>
    <w:p w14:paraId="0B429E50" w14:textId="77777777" w:rsidR="00F0370E" w:rsidRDefault="00F0370E">
      <w:pPr>
        <w:pStyle w:val="Heading2"/>
        <w:pPrChange w:id="623" w:author="Steve Cook" w:date="2014-06-04T11:22:00Z">
          <w:pPr>
            <w:pStyle w:val="Heading3"/>
          </w:pPr>
        </w:pPrChange>
      </w:pPr>
      <w:bookmarkStart w:id="624" w:name="_Toc390089499"/>
      <w:r>
        <w:t>Components and ports</w:t>
      </w:r>
      <w:bookmarkEnd w:id="624"/>
    </w:p>
    <w:p w14:paraId="03A0CFA8" w14:textId="433A649B" w:rsidR="00F0370E" w:rsidRDefault="00F0370E" w:rsidP="00F0370E">
      <w:r>
        <w:t xml:space="preserve">UML components represent the service provided </w:t>
      </w:r>
      <w:r w:rsidR="008924C0">
        <w:t xml:space="preserve">by </w:t>
      </w:r>
      <w:r>
        <w:t>an actor. Each component has a set of ports that provide or use UML interfaces.</w:t>
      </w:r>
    </w:p>
    <w:p w14:paraId="6AEF19AD" w14:textId="74437385" w:rsidR="000D4DB6" w:rsidRDefault="00F0370E">
      <w:pPr>
        <w:keepNext/>
        <w:rPr>
          <w:ins w:id="625" w:author="Steve Cook" w:date="2014-06-03T15:44:00Z"/>
        </w:rPr>
        <w:pPrChange w:id="626" w:author="Steve Cook" w:date="2014-06-03T15:44:00Z">
          <w:pPr/>
        </w:pPrChange>
      </w:pPr>
      <w:del w:id="627" w:author="Steve Cook" w:date="2014-06-09T14:01:00Z">
        <w:r w:rsidDel="00092E37">
          <w:rPr>
            <w:noProof/>
            <w:lang w:val="en-GB" w:eastAsia="en-GB"/>
          </w:rPr>
          <w:lastRenderedPageBreak/>
          <w:drawing>
            <wp:inline distT="0" distB="0" distL="0" distR="0" wp14:anchorId="6AFD217F" wp14:editId="22D98B57">
              <wp:extent cx="5943600" cy="3255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del>
      <w:ins w:id="628" w:author="Steve Cook" w:date="2014-06-09T14:02:00Z">
        <w:r w:rsidR="00092E37">
          <w:rPr>
            <w:noProof/>
            <w:lang w:val="en-GB" w:eastAsia="en-GB"/>
          </w:rPr>
          <w:drawing>
            <wp:inline distT="0" distB="0" distL="0" distR="0" wp14:anchorId="5AB3B106" wp14:editId="5BCDD957">
              <wp:extent cx="5732145" cy="259461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Providers.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2594610"/>
                      </a:xfrm>
                      <a:prstGeom prst="rect">
                        <a:avLst/>
                      </a:prstGeom>
                    </pic:spPr>
                  </pic:pic>
                </a:graphicData>
              </a:graphic>
            </wp:inline>
          </w:drawing>
        </w:r>
      </w:ins>
    </w:p>
    <w:p w14:paraId="3267C668" w14:textId="447E22E0" w:rsidR="00F0370E" w:rsidRPr="00F0370E" w:rsidRDefault="000D4DB6">
      <w:pPr>
        <w:pStyle w:val="Caption"/>
        <w:pPrChange w:id="629" w:author="Steve Cook" w:date="2014-06-03T15:44:00Z">
          <w:pPr/>
        </w:pPrChange>
      </w:pPr>
      <w:bookmarkStart w:id="630" w:name="_Toc390089510"/>
      <w:ins w:id="631" w:author="Steve Cook" w:date="2014-06-03T15:44:00Z">
        <w:r>
          <w:t xml:space="preserve">Figure </w:t>
        </w:r>
        <w:r>
          <w:fldChar w:fldCharType="begin"/>
        </w:r>
        <w:r>
          <w:instrText xml:space="preserve"> SEQ Figure \* ARABIC </w:instrText>
        </w:r>
      </w:ins>
      <w:r>
        <w:fldChar w:fldCharType="separate"/>
      </w:r>
      <w:ins w:id="632" w:author="Steve Cook" w:date="2014-06-09T15:02:00Z">
        <w:r w:rsidR="00625C4E">
          <w:rPr>
            <w:noProof/>
          </w:rPr>
          <w:t>5</w:t>
        </w:r>
      </w:ins>
      <w:ins w:id="633" w:author="Steve Cook" w:date="2014-06-03T15:44:00Z">
        <w:r>
          <w:fldChar w:fldCharType="end"/>
        </w:r>
        <w:r>
          <w:t xml:space="preserve"> </w:t>
        </w:r>
      </w:ins>
      <w:ins w:id="634" w:author="Steve Cook" w:date="2014-06-09T14:02:00Z">
        <w:r w:rsidR="00092E37">
          <w:t>SIRS</w:t>
        </w:r>
      </w:ins>
      <w:ins w:id="635" w:author="Steve Cook" w:date="2014-06-03T15:44:00Z">
        <w:r>
          <w:t xml:space="preserve"> Example - Components and Ports</w:t>
        </w:r>
      </w:ins>
      <w:bookmarkEnd w:id="630"/>
    </w:p>
    <w:p w14:paraId="2E00E391" w14:textId="15C00C33" w:rsidR="00C341B2" w:rsidRDefault="00F0370E">
      <w:pPr>
        <w:pStyle w:val="Heading2"/>
        <w:pPrChange w:id="636" w:author="Steve Cook" w:date="2014-06-04T11:22:00Z">
          <w:pPr>
            <w:pStyle w:val="Heading3"/>
          </w:pPr>
        </w:pPrChange>
      </w:pPr>
      <w:bookmarkStart w:id="637" w:name="_Toc390089500"/>
      <w:r>
        <w:t>Collaborations &amp; Interactions</w:t>
      </w:r>
      <w:bookmarkEnd w:id="637"/>
    </w:p>
    <w:p w14:paraId="32325D22" w14:textId="77777777" w:rsidR="008924C0" w:rsidRDefault="00F0370E" w:rsidP="00826978">
      <w:r>
        <w:t xml:space="preserve">Collaborations are used to define the “community” for which the SSP is intended, providing a property for each actor and service component playing a role in that community. </w:t>
      </w:r>
    </w:p>
    <w:p w14:paraId="1DB93AD4" w14:textId="24C43036" w:rsidR="00DA6990" w:rsidRDefault="008924C0">
      <w:pPr>
        <w:keepNext/>
        <w:rPr>
          <w:ins w:id="638" w:author="Steve Cook" w:date="2014-06-03T15:45:00Z"/>
        </w:rPr>
        <w:pPrChange w:id="639" w:author="Steve Cook" w:date="2014-06-03T15:45:00Z">
          <w:pPr/>
        </w:pPrChange>
      </w:pPr>
      <w:del w:id="640" w:author="Steve Cook" w:date="2014-06-09T14:03:00Z">
        <w:r w:rsidDel="00092E37">
          <w:rPr>
            <w:noProof/>
            <w:lang w:val="en-GB" w:eastAsia="en-GB"/>
          </w:rPr>
          <w:drawing>
            <wp:inline distT="0" distB="0" distL="0" distR="0" wp14:anchorId="5108DEC0" wp14:editId="24300990">
              <wp:extent cx="2752165" cy="4213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758876" cy="422368"/>
                      </a:xfrm>
                      <a:prstGeom prst="rect">
                        <a:avLst/>
                      </a:prstGeom>
                    </pic:spPr>
                  </pic:pic>
                </a:graphicData>
              </a:graphic>
            </wp:inline>
          </w:drawing>
        </w:r>
      </w:del>
      <w:ins w:id="641" w:author="Steve Cook" w:date="2014-06-09T14:03:00Z">
        <w:r w:rsidR="00092E37">
          <w:rPr>
            <w:noProof/>
            <w:lang w:val="en-GB" w:eastAsia="en-GB"/>
          </w:rPr>
          <w:drawing>
            <wp:inline distT="0" distB="0" distL="0" distR="0" wp14:anchorId="157A5313" wp14:editId="33E763F5">
              <wp:extent cx="4215873" cy="58412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 SSP.png"/>
                      <pic:cNvPicPr/>
                    </pic:nvPicPr>
                    <pic:blipFill>
                      <a:blip r:embed="rId22">
                        <a:extLst>
                          <a:ext uri="{28A0092B-C50C-407E-A947-70E740481C1C}">
                            <a14:useLocalDpi xmlns:a14="http://schemas.microsoft.com/office/drawing/2010/main" val="0"/>
                          </a:ext>
                        </a:extLst>
                      </a:blip>
                      <a:stretch>
                        <a:fillRect/>
                      </a:stretch>
                    </pic:blipFill>
                    <pic:spPr>
                      <a:xfrm>
                        <a:off x="0" y="0"/>
                        <a:ext cx="4215873" cy="584127"/>
                      </a:xfrm>
                      <a:prstGeom prst="rect">
                        <a:avLst/>
                      </a:prstGeom>
                    </pic:spPr>
                  </pic:pic>
                </a:graphicData>
              </a:graphic>
            </wp:inline>
          </w:drawing>
        </w:r>
      </w:ins>
    </w:p>
    <w:p w14:paraId="1AC91155" w14:textId="450DEC49" w:rsidR="008924C0" w:rsidRDefault="00DA6990">
      <w:pPr>
        <w:pStyle w:val="Caption"/>
        <w:pPrChange w:id="642" w:author="Steve Cook" w:date="2014-06-03T15:45:00Z">
          <w:pPr/>
        </w:pPrChange>
      </w:pPr>
      <w:bookmarkStart w:id="643" w:name="_Toc390089511"/>
      <w:ins w:id="644" w:author="Steve Cook" w:date="2014-06-03T15:45:00Z">
        <w:r>
          <w:t xml:space="preserve">Figure </w:t>
        </w:r>
        <w:r>
          <w:fldChar w:fldCharType="begin"/>
        </w:r>
        <w:r>
          <w:instrText xml:space="preserve"> SEQ Figure \* ARABIC </w:instrText>
        </w:r>
      </w:ins>
      <w:r>
        <w:fldChar w:fldCharType="separate"/>
      </w:r>
      <w:ins w:id="645" w:author="Steve Cook" w:date="2014-06-09T15:02:00Z">
        <w:r w:rsidR="00625C4E">
          <w:rPr>
            <w:noProof/>
          </w:rPr>
          <w:t>6</w:t>
        </w:r>
      </w:ins>
      <w:ins w:id="646" w:author="Steve Cook" w:date="2014-06-03T15:45:00Z">
        <w:r>
          <w:fldChar w:fldCharType="end"/>
        </w:r>
        <w:r>
          <w:t xml:space="preserve"> </w:t>
        </w:r>
      </w:ins>
      <w:ins w:id="647" w:author="Steve Cook" w:date="2014-06-09T14:03:00Z">
        <w:r w:rsidR="00092E37">
          <w:t>SIRS</w:t>
        </w:r>
      </w:ins>
      <w:ins w:id="648" w:author="Steve Cook" w:date="2014-06-03T15:45:00Z">
        <w:r>
          <w:t xml:space="preserve"> Example - Collaboration</w:t>
        </w:r>
      </w:ins>
      <w:bookmarkEnd w:id="643"/>
    </w:p>
    <w:p w14:paraId="59A5ABA4" w14:textId="50F71548" w:rsidR="00F0370E" w:rsidRDefault="00F0370E" w:rsidP="00826978">
      <w:pPr>
        <w:rPr>
          <w:ins w:id="649" w:author="Steve Cook" w:date="2014-06-09T14:06:00Z"/>
        </w:rPr>
      </w:pPr>
      <w:del w:id="650" w:author="Steve Cook" w:date="2014-06-04T10:26:00Z">
        <w:r w:rsidDel="00F35DDB">
          <w:delText>Under t</w:delText>
        </w:r>
      </w:del>
      <w:ins w:id="651" w:author="Steve Cook" w:date="2014-06-04T10:26:00Z">
        <w:r w:rsidR="00F35DDB">
          <w:t>T</w:t>
        </w:r>
      </w:ins>
      <w:r>
        <w:t xml:space="preserve">he community collaboration </w:t>
      </w:r>
      <w:del w:id="652" w:author="Steve Cook" w:date="2014-06-04T10:26:00Z">
        <w:r w:rsidDel="00F35DDB">
          <w:delText xml:space="preserve">is </w:delText>
        </w:r>
      </w:del>
      <w:ins w:id="653" w:author="Steve Cook" w:date="2014-06-04T10:26:00Z">
        <w:r w:rsidR="00F35DDB">
          <w:t xml:space="preserve">owns </w:t>
        </w:r>
      </w:ins>
      <w:r>
        <w:t>a set of interactions that define the choreography of exchanges between the actors to implement the use cases.</w:t>
      </w:r>
    </w:p>
    <w:p w14:paraId="02742756" w14:textId="5647851A" w:rsidR="00092E37" w:rsidRDefault="00867346" w:rsidP="00826978">
      <w:ins w:id="654" w:author="Steve Cook" w:date="2014-06-09T14:10:00Z">
        <w:r>
          <w:rPr>
            <w:noProof/>
            <w:lang w:val="en-GB" w:eastAsia="en-GB"/>
          </w:rPr>
          <w:drawing>
            <wp:inline distT="0" distB="0" distL="0" distR="0" wp14:anchorId="10CA147C" wp14:editId="3FAE6EF0">
              <wp:extent cx="4560047" cy="14738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d Notification.png"/>
                      <pic:cNvPicPr/>
                    </pic:nvPicPr>
                    <pic:blipFill rotWithShape="1">
                      <a:blip r:embed="rId23">
                        <a:extLst>
                          <a:ext uri="{28A0092B-C50C-407E-A947-70E740481C1C}">
                            <a14:useLocalDpi xmlns:a14="http://schemas.microsoft.com/office/drawing/2010/main" val="0"/>
                          </a:ext>
                        </a:extLst>
                      </a:blip>
                      <a:srcRect b="12198"/>
                      <a:stretch/>
                    </pic:blipFill>
                    <pic:spPr bwMode="auto">
                      <a:xfrm>
                        <a:off x="0" y="0"/>
                        <a:ext cx="4585434" cy="1482074"/>
                      </a:xfrm>
                      <a:prstGeom prst="rect">
                        <a:avLst/>
                      </a:prstGeom>
                      <a:ln>
                        <a:noFill/>
                      </a:ln>
                      <a:extLst>
                        <a:ext uri="{53640926-AAD7-44D8-BBD7-CCE9431645EC}">
                          <a14:shadowObscured xmlns:a14="http://schemas.microsoft.com/office/drawing/2010/main"/>
                        </a:ext>
                      </a:extLst>
                    </pic:spPr>
                  </pic:pic>
                </a:graphicData>
              </a:graphic>
            </wp:inline>
          </w:drawing>
        </w:r>
      </w:ins>
    </w:p>
    <w:p w14:paraId="4524AE8E" w14:textId="7E34A944" w:rsidR="00DA6990" w:rsidRDefault="00867346">
      <w:pPr>
        <w:keepNext/>
        <w:rPr>
          <w:ins w:id="655" w:author="Steve Cook" w:date="2014-06-03T15:45:00Z"/>
        </w:rPr>
        <w:pPrChange w:id="656" w:author="Steve Cook" w:date="2014-06-03T15:45:00Z">
          <w:pPr/>
        </w:pPrChange>
      </w:pPr>
      <w:ins w:id="657" w:author="Steve Cook" w:date="2014-06-09T14:09:00Z">
        <w:r>
          <w:rPr>
            <w:noProof/>
            <w:lang w:val="en-GB" w:eastAsia="en-GB"/>
          </w:rPr>
          <w:drawing>
            <wp:inline distT="0" distB="0" distL="0" distR="0" wp14:anchorId="454E86EB" wp14:editId="69EDF184">
              <wp:extent cx="4506259" cy="1564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mit Relocation Package.png"/>
                      <pic:cNvPicPr/>
                    </pic:nvPicPr>
                    <pic:blipFill rotWithShape="1">
                      <a:blip r:embed="rId24">
                        <a:extLst>
                          <a:ext uri="{28A0092B-C50C-407E-A947-70E740481C1C}">
                            <a14:useLocalDpi xmlns:a14="http://schemas.microsoft.com/office/drawing/2010/main" val="0"/>
                          </a:ext>
                        </a:extLst>
                      </a:blip>
                      <a:srcRect b="12357"/>
                      <a:stretch/>
                    </pic:blipFill>
                    <pic:spPr bwMode="auto">
                      <a:xfrm>
                        <a:off x="0" y="0"/>
                        <a:ext cx="4580370" cy="1590276"/>
                      </a:xfrm>
                      <a:prstGeom prst="rect">
                        <a:avLst/>
                      </a:prstGeom>
                      <a:ln>
                        <a:noFill/>
                      </a:ln>
                      <a:extLst>
                        <a:ext uri="{53640926-AAD7-44D8-BBD7-CCE9431645EC}">
                          <a14:shadowObscured xmlns:a14="http://schemas.microsoft.com/office/drawing/2010/main"/>
                        </a:ext>
                      </a:extLst>
                    </pic:spPr>
                  </pic:pic>
                </a:graphicData>
              </a:graphic>
            </wp:inline>
          </w:drawing>
        </w:r>
      </w:ins>
      <w:del w:id="658" w:author="Steve Cook" w:date="2014-06-09T14:03:00Z">
        <w:r w:rsidR="006226FE" w:rsidDel="00092E37">
          <w:rPr>
            <w:noProof/>
            <w:lang w:val="en-GB" w:eastAsia="en-GB"/>
          </w:rPr>
          <w:drawing>
            <wp:inline distT="0" distB="0" distL="0" distR="0" wp14:anchorId="780F35FB" wp14:editId="1A958F08">
              <wp:extent cx="5943600" cy="2580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580005"/>
                      </a:xfrm>
                      <a:prstGeom prst="rect">
                        <a:avLst/>
                      </a:prstGeom>
                    </pic:spPr>
                  </pic:pic>
                </a:graphicData>
              </a:graphic>
            </wp:inline>
          </w:drawing>
        </w:r>
      </w:del>
    </w:p>
    <w:p w14:paraId="1E8B2D3D" w14:textId="704C91CB" w:rsidR="00F0370E" w:rsidRDefault="00DA6990">
      <w:pPr>
        <w:pStyle w:val="Caption"/>
        <w:pPrChange w:id="659" w:author="Steve Cook" w:date="2014-06-03T15:45:00Z">
          <w:pPr/>
        </w:pPrChange>
      </w:pPr>
      <w:bookmarkStart w:id="660" w:name="_Toc390089512"/>
      <w:ins w:id="661" w:author="Steve Cook" w:date="2014-06-03T15:45:00Z">
        <w:r>
          <w:t xml:space="preserve">Figure </w:t>
        </w:r>
        <w:r>
          <w:fldChar w:fldCharType="begin"/>
        </w:r>
        <w:r>
          <w:instrText xml:space="preserve"> SEQ Figure \* ARABIC </w:instrText>
        </w:r>
      </w:ins>
      <w:r>
        <w:fldChar w:fldCharType="separate"/>
      </w:r>
      <w:ins w:id="662" w:author="Steve Cook" w:date="2014-06-09T15:02:00Z">
        <w:r w:rsidR="00625C4E">
          <w:rPr>
            <w:noProof/>
          </w:rPr>
          <w:t>7</w:t>
        </w:r>
      </w:ins>
      <w:ins w:id="663" w:author="Steve Cook" w:date="2014-06-03T15:45:00Z">
        <w:r>
          <w:fldChar w:fldCharType="end"/>
        </w:r>
        <w:r>
          <w:t xml:space="preserve"> </w:t>
        </w:r>
      </w:ins>
      <w:ins w:id="664" w:author="Steve Cook" w:date="2014-06-09T14:03:00Z">
        <w:r w:rsidR="00092E37">
          <w:t>SIRS</w:t>
        </w:r>
      </w:ins>
      <w:ins w:id="665" w:author="Steve Cook" w:date="2014-06-03T15:45:00Z">
        <w:r>
          <w:t xml:space="preserve"> Example - Interaction</w:t>
        </w:r>
      </w:ins>
      <w:ins w:id="666" w:author="Steve Cook" w:date="2014-06-09T14:03:00Z">
        <w:r w:rsidR="00092E37">
          <w:t>s</w:t>
        </w:r>
      </w:ins>
      <w:bookmarkEnd w:id="660"/>
    </w:p>
    <w:p w14:paraId="4C4650A9" w14:textId="77777777" w:rsidR="006226FE" w:rsidRDefault="006226FE" w:rsidP="00826978"/>
    <w:p w14:paraId="0C985448" w14:textId="5DD5747C" w:rsidR="00C341B2" w:rsidRDefault="00FE3158">
      <w:pPr>
        <w:pStyle w:val="Heading1"/>
        <w:pPrChange w:id="667" w:author="Steve Cook" w:date="2014-06-04T11:23:00Z">
          <w:pPr>
            <w:pStyle w:val="Heading2"/>
          </w:pPr>
        </w:pPrChange>
      </w:pPr>
      <w:bookmarkStart w:id="668" w:name="_Toc390089501"/>
      <w:ins w:id="669" w:author="Steve Cook" w:date="2014-06-04T10:05:00Z">
        <w:r>
          <w:t xml:space="preserve">Modeling </w:t>
        </w:r>
      </w:ins>
      <w:del w:id="670" w:author="Steve Cook" w:date="2014-06-04T10:05:00Z">
        <w:r w:rsidR="0075543F" w:rsidDel="00FE3158">
          <w:delText>T</w:delText>
        </w:r>
      </w:del>
      <w:ins w:id="671" w:author="Steve Cook" w:date="2014-06-04T10:05:00Z">
        <w:r>
          <w:t>t</w:t>
        </w:r>
      </w:ins>
      <w:r w:rsidR="0075543F">
        <w:t xml:space="preserve">he GRA Service </w:t>
      </w:r>
      <w:del w:id="672" w:author="Steve Cook" w:date="2014-06-04T10:05:00Z">
        <w:r w:rsidR="0075543F" w:rsidDel="00FE3158">
          <w:delText xml:space="preserve">and Service Interface </w:delText>
        </w:r>
      </w:del>
      <w:r w:rsidR="0075543F">
        <w:t>Specification</w:t>
      </w:r>
      <w:bookmarkEnd w:id="668"/>
      <w:r w:rsidR="0075543F">
        <w:t xml:space="preserve"> </w:t>
      </w:r>
    </w:p>
    <w:p w14:paraId="70AF3E18" w14:textId="3F82D60A" w:rsidR="0075543F" w:rsidRDefault="0075543F" w:rsidP="0075543F">
      <w:r>
        <w:t xml:space="preserve">The </w:t>
      </w:r>
      <w:r w:rsidR="008924C0">
        <w:t xml:space="preserve">GRA </w:t>
      </w:r>
      <w:ins w:id="673" w:author="Steve Cook" w:date="2014-06-04T10:05:00Z">
        <w:r w:rsidR="00FE3158">
          <w:t xml:space="preserve">Service Specification and its </w:t>
        </w:r>
      </w:ins>
      <w:ins w:id="674" w:author="Steve Cook" w:date="2014-06-04T10:28:00Z">
        <w:r w:rsidR="00F35DDB">
          <w:t>constituents</w:t>
        </w:r>
      </w:ins>
      <w:ins w:id="675" w:author="Steve Cook" w:date="2014-06-04T10:05:00Z">
        <w:r w:rsidR="00FE3158">
          <w:t xml:space="preserve"> are </w:t>
        </w:r>
      </w:ins>
      <w:del w:id="676" w:author="Steve Cook" w:date="2014-06-04T10:05:00Z">
        <w:r w:rsidR="008924C0" w:rsidDel="00FE3158">
          <w:delText xml:space="preserve">top-level </w:delText>
        </w:r>
        <w:r w:rsidDel="00FE3158">
          <w:delText>services are define</w:delText>
        </w:r>
        <w:r w:rsidR="008924C0" w:rsidDel="00FE3158">
          <w:delText>d</w:delText>
        </w:r>
      </w:del>
      <w:ins w:id="677" w:author="Steve Cook" w:date="2014-06-04T10:05:00Z">
        <w:r w:rsidR="00FE3158">
          <w:t>modeled</w:t>
        </w:r>
      </w:ins>
      <w:r>
        <w:t xml:space="preserve"> as </w:t>
      </w:r>
      <w:del w:id="678" w:author="Steve Cook" w:date="2014-06-04T10:27:00Z">
        <w:r w:rsidDel="00F35DDB">
          <w:delText xml:space="preserve">instances </w:delText>
        </w:r>
      </w:del>
      <w:ins w:id="679" w:author="Steve Cook" w:date="2014-06-04T10:27:00Z">
        <w:r w:rsidR="00F35DDB">
          <w:t xml:space="preserve">InstanceSpecifications classified by </w:t>
        </w:r>
      </w:ins>
      <w:del w:id="680" w:author="Steve Cook" w:date="2014-06-04T10:27:00Z">
        <w:r w:rsidDel="00F35DDB">
          <w:delText xml:space="preserve">of </w:delText>
        </w:r>
      </w:del>
      <w:r>
        <w:t xml:space="preserve">GRA annotation </w:t>
      </w:r>
      <w:del w:id="681" w:author="Steve Cook" w:date="2014-06-04T10:06:00Z">
        <w:r w:rsidDel="00FE3158">
          <w:delText xml:space="preserve">metadata </w:delText>
        </w:r>
      </w:del>
      <w:r>
        <w:t xml:space="preserve">classes. Where appropriate these </w:t>
      </w:r>
      <w:ins w:id="682" w:author="Steve Cook" w:date="2014-06-04T10:27:00Z">
        <w:r w:rsidR="00F35DDB">
          <w:t xml:space="preserve">InstanceSpecifications </w:t>
        </w:r>
      </w:ins>
      <w:del w:id="683" w:author="Steve Cook" w:date="2014-06-04T10:27:00Z">
        <w:r w:rsidDel="00F35DDB">
          <w:delText xml:space="preserve">classes </w:delText>
        </w:r>
      </w:del>
      <w:r>
        <w:t>realize the UML element that provides the foundation for that GRA element.</w:t>
      </w:r>
    </w:p>
    <w:p w14:paraId="53B6DC02" w14:textId="443BB7B7" w:rsidR="0075543F" w:rsidDel="00F35DDB" w:rsidRDefault="0075543F">
      <w:pPr>
        <w:rPr>
          <w:del w:id="684" w:author="Steve Cook" w:date="2014-06-04T10:32:00Z"/>
        </w:rPr>
      </w:pPr>
      <w:del w:id="685" w:author="Steve Cook" w:date="2014-06-04T10:32:00Z">
        <w:r w:rsidDel="00F35DDB">
          <w:delText xml:space="preserve">The GRA </w:delText>
        </w:r>
      </w:del>
      <w:del w:id="686" w:author="Steve Cook" w:date="2014-06-04T10:29:00Z">
        <w:r w:rsidDel="00F35DDB">
          <w:delText xml:space="preserve">metadata </w:delText>
        </w:r>
      </w:del>
      <w:del w:id="687" w:author="Steve Cook" w:date="2014-06-04T10:30:00Z">
        <w:r w:rsidDel="00F35DDB">
          <w:delText xml:space="preserve">classes </w:delText>
        </w:r>
      </w:del>
      <w:del w:id="688" w:author="Steve Cook" w:date="2014-06-04T10:32:00Z">
        <w:r w:rsidDel="00F35DDB">
          <w:delText>are used</w:delText>
        </w:r>
      </w:del>
      <w:del w:id="689" w:author="Steve Cook" w:date="2014-06-04T10:29:00Z">
        <w:r w:rsidDel="00F35DDB">
          <w:delText xml:space="preserve"> at 2 levels</w:delText>
        </w:r>
      </w:del>
      <w:del w:id="690" w:author="Steve Cook" w:date="2014-06-04T10:32:00Z">
        <w:r w:rsidDel="00F35DDB">
          <w:delText>:</w:delText>
        </w:r>
      </w:del>
    </w:p>
    <w:p w14:paraId="29231D65" w14:textId="05058F26" w:rsidR="0075543F" w:rsidDel="00F35DDB" w:rsidRDefault="0075543F">
      <w:pPr>
        <w:rPr>
          <w:del w:id="691" w:author="Steve Cook" w:date="2014-06-04T10:32:00Z"/>
        </w:rPr>
        <w:pPrChange w:id="692" w:author="Steve Cook" w:date="2014-06-04T10:32:00Z">
          <w:pPr>
            <w:pStyle w:val="ListParagraph"/>
            <w:numPr>
              <w:numId w:val="18"/>
            </w:numPr>
            <w:ind w:left="360" w:hanging="360"/>
          </w:pPr>
        </w:pPrChange>
      </w:pPr>
      <w:del w:id="693" w:author="Steve Cook" w:date="2014-06-04T10:29:00Z">
        <w:r w:rsidDel="00F35DDB">
          <w:delText>As the specification in the</w:delText>
        </w:r>
      </w:del>
      <w:ins w:id="694" w:author="Steve Cook" w:date="2014-06-04T10:29:00Z">
        <w:r w:rsidR="00F35DDB">
          <w:t>InstanceSpecifications</w:t>
        </w:r>
      </w:ins>
      <w:ins w:id="695" w:author="Steve Cook" w:date="2014-06-04T10:32:00Z">
        <w:r w:rsidR="00F35DDB">
          <w:t xml:space="preserve"> need only be introduced</w:t>
        </w:r>
      </w:ins>
      <w:ins w:id="696" w:author="Steve Cook" w:date="2014-06-04T10:29:00Z">
        <w:r w:rsidR="00F35DDB">
          <w:t xml:space="preserve"> in the</w:t>
        </w:r>
      </w:ins>
      <w:r>
        <w:t xml:space="preserve"> user</w:t>
      </w:r>
      <w:ins w:id="697" w:author="Steve Cook" w:date="2014-06-04T10:29:00Z">
        <w:r w:rsidR="00F35DDB">
          <w:t>’</w:t>
        </w:r>
      </w:ins>
      <w:r>
        <w:t xml:space="preserve">s model </w:t>
      </w:r>
      <w:del w:id="698" w:author="Steve Cook" w:date="2014-06-04T10:32:00Z">
        <w:r w:rsidDel="00F35DDB">
          <w:delText>where only</w:delText>
        </w:r>
      </w:del>
      <w:ins w:id="699" w:author="Steve Cook" w:date="2014-06-04T10:32:00Z">
        <w:r w:rsidR="00F35DDB">
          <w:t>to represent</w:t>
        </w:r>
      </w:ins>
      <w:r>
        <w:t xml:space="preserve"> information that can’t be determined from the </w:t>
      </w:r>
      <w:del w:id="700" w:author="Steve Cook" w:date="2014-06-04T10:30:00Z">
        <w:r w:rsidDel="00F35DDB">
          <w:delText>UML PIM</w:delText>
        </w:r>
      </w:del>
      <w:ins w:id="701" w:author="Steve Cook" w:date="2014-06-04T10:30:00Z">
        <w:r w:rsidR="00F35DDB">
          <w:t>logical service model</w:t>
        </w:r>
      </w:ins>
      <w:r>
        <w:t xml:space="preserve"> or </w:t>
      </w:r>
      <w:del w:id="702" w:author="Steve Cook" w:date="2014-06-04T10:30:00Z">
        <w:r w:rsidDel="00F35DDB">
          <w:delText xml:space="preserve">template </w:delText>
        </w:r>
      </w:del>
      <w:r>
        <w:t>defaults</w:t>
      </w:r>
      <w:del w:id="703" w:author="Steve Cook" w:date="2014-06-04T10:32:00Z">
        <w:r w:rsidDel="00F35DDB">
          <w:delText xml:space="preserve"> </w:delText>
        </w:r>
      </w:del>
      <w:del w:id="704" w:author="Steve Cook" w:date="2014-06-04T10:30:00Z">
        <w:r w:rsidDel="00F35DDB">
          <w:delText xml:space="preserve">is </w:delText>
        </w:r>
      </w:del>
      <w:del w:id="705" w:author="Steve Cook" w:date="2014-06-04T10:32:00Z">
        <w:r w:rsidDel="00F35DDB">
          <w:delText>provided</w:delText>
        </w:r>
      </w:del>
      <w:r>
        <w:t>.</w:t>
      </w:r>
      <w:ins w:id="706" w:author="Steve Cook" w:date="2014-06-04T10:32:00Z">
        <w:r w:rsidR="00F35DDB">
          <w:t xml:space="preserve"> </w:t>
        </w:r>
      </w:ins>
    </w:p>
    <w:p w14:paraId="42517909" w14:textId="3B237358" w:rsidR="0075543F" w:rsidRDefault="0075543F">
      <w:pPr>
        <w:pPrChange w:id="707" w:author="Steve Cook" w:date="2014-06-04T10:32:00Z">
          <w:pPr>
            <w:pStyle w:val="ListParagraph"/>
            <w:numPr>
              <w:numId w:val="18"/>
            </w:numPr>
            <w:ind w:left="360" w:hanging="360"/>
          </w:pPr>
        </w:pPrChange>
      </w:pPr>
      <w:del w:id="708" w:author="Steve Cook" w:date="2014-06-04T10:30:00Z">
        <w:r w:rsidDel="00F35DDB">
          <w:delText>As a</w:delText>
        </w:r>
      </w:del>
      <w:del w:id="709" w:author="Steve Cook" w:date="2014-06-04T10:32:00Z">
        <w:r w:rsidDel="00F35DDB">
          <w:delText xml:space="preserve"> fully </w:delText>
        </w:r>
      </w:del>
      <w:del w:id="710" w:author="Steve Cook" w:date="2014-06-04T10:33:00Z">
        <w:r w:rsidDel="00F35DDB">
          <w:delText xml:space="preserve">populated annotation metadata file. </w:delText>
        </w:r>
      </w:del>
      <w:ins w:id="711" w:author="Steve Cook" w:date="2014-06-04T10:33:00Z">
        <w:r w:rsidR="00F35DDB">
          <w:t xml:space="preserve"> </w:t>
        </w:r>
      </w:ins>
      <w:r>
        <w:t xml:space="preserve">The </w:t>
      </w:r>
      <w:ins w:id="712" w:author="Steve Cook" w:date="2014-06-04T10:35:00Z">
        <w:r w:rsidR="00F35DDB">
          <w:t>s</w:t>
        </w:r>
      </w:ins>
      <w:del w:id="713" w:author="Steve Cook" w:date="2014-06-04T10:35:00Z">
        <w:r w:rsidDel="00F35DDB">
          <w:delText>S</w:delText>
        </w:r>
      </w:del>
      <w:r>
        <w:t xml:space="preserve">tage-1 provisioning process “fills out” </w:t>
      </w:r>
      <w:del w:id="714" w:author="Steve Cook" w:date="2014-06-04T10:31:00Z">
        <w:r w:rsidDel="00F35DDB">
          <w:delText xml:space="preserve">the mission </w:delText>
        </w:r>
      </w:del>
      <w:ins w:id="715" w:author="Steve Cook" w:date="2014-06-04T10:31:00Z">
        <w:r w:rsidR="00F35DDB">
          <w:t xml:space="preserve">missing </w:t>
        </w:r>
      </w:ins>
      <w:r>
        <w:t xml:space="preserve">annotation metadata elements and generates the </w:t>
      </w:r>
      <w:del w:id="716" w:author="Steve Cook" w:date="2014-06-04T10:33:00Z">
        <w:r w:rsidDel="00F35DDB">
          <w:delText>annotation metadata instance</w:delText>
        </w:r>
      </w:del>
      <w:ins w:id="717" w:author="Steve Cook" w:date="2014-06-04T10:33:00Z">
        <w:r w:rsidR="00F35DDB">
          <w:t>annotations.xml</w:t>
        </w:r>
      </w:ins>
      <w:r>
        <w:t xml:space="preserve"> file</w:t>
      </w:r>
      <w:del w:id="718" w:author="Steve Cook" w:date="2014-06-04T10:34:00Z">
        <w:r w:rsidDel="00F35DDB">
          <w:delText>. The Stage-1 provisioning also annotates each element in the generated SSP with the metadata annotation element that support i</w:delText>
        </w:r>
      </w:del>
      <w:ins w:id="719" w:author="Steve Cook" w:date="2014-06-04T10:34:00Z">
        <w:r w:rsidR="00F35DDB">
          <w:t>. The annotations cross-reference the annotated elements</w:t>
        </w:r>
      </w:ins>
      <w:del w:id="720" w:author="Steve Cook" w:date="2014-06-04T10:34:00Z">
        <w:r w:rsidDel="00F35DDB">
          <w:delText>t</w:delText>
        </w:r>
      </w:del>
      <w:r>
        <w:t xml:space="preserve">, </w:t>
      </w:r>
      <w:del w:id="721" w:author="Steve Cook" w:date="2014-06-04T10:35:00Z">
        <w:r w:rsidDel="00F35DDB">
          <w:delText xml:space="preserve">this </w:delText>
        </w:r>
      </w:del>
      <w:r>
        <w:t>provid</w:t>
      </w:r>
      <w:del w:id="722" w:author="Steve Cook" w:date="2014-06-04T10:35:00Z">
        <w:r w:rsidDel="00F35DDB">
          <w:delText>es</w:delText>
        </w:r>
      </w:del>
      <w:ins w:id="723" w:author="Steve Cook" w:date="2014-06-04T10:35:00Z">
        <w:r w:rsidR="00F35DDB">
          <w:t>ing</w:t>
        </w:r>
      </w:ins>
      <w:r>
        <w:t xml:space="preserve"> the stage-2 provisioning with sufficient information to </w:t>
      </w:r>
      <w:r w:rsidR="008924C0">
        <w:t xml:space="preserve">tailor each element and </w:t>
      </w:r>
      <w:r>
        <w:t>create the final SSP.</w:t>
      </w:r>
    </w:p>
    <w:p w14:paraId="5A0CC7E4" w14:textId="36222148" w:rsidR="00F35DDB" w:rsidRDefault="00F35FFC" w:rsidP="0075543F">
      <w:pPr>
        <w:rPr>
          <w:ins w:id="724" w:author="Steve Cook" w:date="2014-06-04T10:35:00Z"/>
        </w:rPr>
      </w:pPr>
      <w:ins w:id="725" w:author="Steve Cook" w:date="2014-06-04T10:37:00Z">
        <w:r>
          <w:fldChar w:fldCharType="begin"/>
        </w:r>
        <w:r>
          <w:instrText xml:space="preserve"> REF _Ref389641562 \h </w:instrText>
        </w:r>
      </w:ins>
      <w:r>
        <w:fldChar w:fldCharType="separate"/>
      </w:r>
      <w:ins w:id="726" w:author="Steve Cook" w:date="2014-06-09T15:02:00Z">
        <w:r w:rsidR="00625C4E">
          <w:t xml:space="preserve">Figure </w:t>
        </w:r>
        <w:r w:rsidR="00625C4E">
          <w:rPr>
            <w:noProof/>
          </w:rPr>
          <w:t>8</w:t>
        </w:r>
      </w:ins>
      <w:ins w:id="727" w:author="Steve Cook" w:date="2014-06-04T10:37:00Z">
        <w:r>
          <w:fldChar w:fldCharType="end"/>
        </w:r>
        <w:r>
          <w:t xml:space="preserve"> and </w:t>
        </w:r>
        <w:r>
          <w:fldChar w:fldCharType="begin"/>
        </w:r>
        <w:r>
          <w:instrText xml:space="preserve"> REF _Ref389641571 \h </w:instrText>
        </w:r>
      </w:ins>
      <w:r>
        <w:fldChar w:fldCharType="separate"/>
      </w:r>
      <w:ins w:id="728" w:author="Steve Cook" w:date="2014-06-09T15:02:00Z">
        <w:r w:rsidR="00625C4E">
          <w:t xml:space="preserve">Figure </w:t>
        </w:r>
        <w:r w:rsidR="00625C4E">
          <w:rPr>
            <w:noProof/>
          </w:rPr>
          <w:t>9</w:t>
        </w:r>
      </w:ins>
      <w:ins w:id="729" w:author="Steve Cook" w:date="2014-06-04T10:37:00Z">
        <w:r>
          <w:fldChar w:fldCharType="end"/>
        </w:r>
        <w:r>
          <w:t xml:space="preserve"> below show </w:t>
        </w:r>
      </w:ins>
      <w:del w:id="730" w:author="Steve Cook" w:date="2014-06-04T10:37:00Z">
        <w:r w:rsidR="0075543F" w:rsidDel="00F35FFC">
          <w:delText xml:space="preserve">The following is </w:delText>
        </w:r>
      </w:del>
      <w:r w:rsidR="0075543F">
        <w:t>an example S</w:t>
      </w:r>
      <w:r w:rsidR="008924C0">
        <w:t>S</w:t>
      </w:r>
      <w:r w:rsidR="0075543F">
        <w:t xml:space="preserve">P and Service interface specification using this approach. </w:t>
      </w:r>
      <w:ins w:id="731" w:author="Steve Cook" w:date="2014-06-04T10:35:00Z">
        <w:r w:rsidR="00F35DDB">
          <w:t xml:space="preserve"> </w:t>
        </w:r>
      </w:ins>
      <w:ins w:id="732" w:author="Steve Cook" w:date="2014-06-04T10:41:00Z">
        <w:r>
          <w:t xml:space="preserve">It may </w:t>
        </w:r>
      </w:ins>
      <w:ins w:id="733" w:author="Steve Cook" w:date="2014-06-04T11:17:00Z">
        <w:r w:rsidR="00AB46CB">
          <w:t xml:space="preserve">also </w:t>
        </w:r>
      </w:ins>
      <w:ins w:id="734" w:author="Steve Cook" w:date="2014-06-04T10:41:00Z">
        <w:r>
          <w:t xml:space="preserve">be helpful to refer to the GRA Annotation Model shown in </w:t>
        </w:r>
        <w:r>
          <w:fldChar w:fldCharType="begin"/>
        </w:r>
        <w:r>
          <w:instrText xml:space="preserve"> REF _Ref389574198 \h </w:instrText>
        </w:r>
      </w:ins>
      <w:r>
        <w:fldChar w:fldCharType="separate"/>
      </w:r>
      <w:ins w:id="735" w:author="Steve Cook" w:date="2014-06-09T15:02:00Z">
        <w:r w:rsidR="00625C4E">
          <w:t xml:space="preserve">Figure </w:t>
        </w:r>
        <w:r w:rsidR="00625C4E">
          <w:rPr>
            <w:noProof/>
          </w:rPr>
          <w:t>11</w:t>
        </w:r>
      </w:ins>
      <w:ins w:id="736" w:author="Steve Cook" w:date="2014-06-04T10:41:00Z">
        <w:r>
          <w:fldChar w:fldCharType="end"/>
        </w:r>
        <w:r>
          <w:t xml:space="preserve"> and </w:t>
        </w:r>
        <w:r>
          <w:fldChar w:fldCharType="begin"/>
        </w:r>
        <w:r>
          <w:instrText xml:space="preserve"> REF _Ref389574208 \h </w:instrText>
        </w:r>
      </w:ins>
      <w:r>
        <w:fldChar w:fldCharType="separate"/>
      </w:r>
      <w:ins w:id="737" w:author="Steve Cook" w:date="2014-06-09T15:02:00Z">
        <w:r w:rsidR="00625C4E">
          <w:t xml:space="preserve">Figure </w:t>
        </w:r>
        <w:r w:rsidR="00625C4E">
          <w:rPr>
            <w:noProof/>
          </w:rPr>
          <w:t>12</w:t>
        </w:r>
      </w:ins>
      <w:ins w:id="738" w:author="Steve Cook" w:date="2014-06-04T10:41:00Z">
        <w:r>
          <w:fldChar w:fldCharType="end"/>
        </w:r>
      </w:ins>
      <w:ins w:id="739" w:author="Steve Cook" w:date="2014-06-04T10:42:00Z">
        <w:r>
          <w:t xml:space="preserve">.  </w:t>
        </w:r>
      </w:ins>
      <w:ins w:id="740" w:author="Steve Cook" w:date="2014-06-04T10:35:00Z">
        <w:r w:rsidR="00F35DDB">
          <w:t>Here are some points to note:</w:t>
        </w:r>
      </w:ins>
    </w:p>
    <w:p w14:paraId="12C3196A" w14:textId="24DB0833" w:rsidR="00F35DDB" w:rsidRDefault="00766F4E">
      <w:pPr>
        <w:pStyle w:val="ListParagraph"/>
        <w:numPr>
          <w:ilvl w:val="0"/>
          <w:numId w:val="21"/>
        </w:numPr>
        <w:rPr>
          <w:ins w:id="741" w:author="Steve Cook" w:date="2014-06-04T10:43:00Z"/>
        </w:rPr>
        <w:pPrChange w:id="742" w:author="Steve Cook" w:date="2014-06-04T10:38:00Z">
          <w:pPr/>
        </w:pPrChange>
      </w:pPr>
      <w:ins w:id="743" w:author="Steve Cook" w:date="2014-06-09T14:55:00Z">
        <w:r>
          <w:rPr>
            <w:b/>
          </w:rPr>
          <w:t>SIRS Service Description</w:t>
        </w:r>
      </w:ins>
      <w:ins w:id="744" w:author="Steve Cook" w:date="2014-06-04T10:37:00Z">
        <w:r w:rsidR="00F35FFC">
          <w:t xml:space="preserve"> </w:t>
        </w:r>
      </w:ins>
      <w:ins w:id="745" w:author="Steve Cook" w:date="2014-06-04T10:38:00Z">
        <w:r w:rsidR="00F35FFC">
          <w:t xml:space="preserve">represents an instance </w:t>
        </w:r>
      </w:ins>
      <w:ins w:id="746" w:author="Steve Cook" w:date="2014-06-04T11:18:00Z">
        <w:r w:rsidR="00AB46CB">
          <w:t xml:space="preserve">of </w:t>
        </w:r>
      </w:ins>
      <w:ins w:id="747" w:author="Steve Cook" w:date="2014-06-04T10:37:00Z">
        <w:r w:rsidR="00F35FFC">
          <w:t>the GRA Annotation class ServiceDescription.</w:t>
        </w:r>
      </w:ins>
      <w:ins w:id="748" w:author="Steve Cook" w:date="2014-06-04T10:38:00Z">
        <w:r w:rsidR="00F35FFC">
          <w:t xml:space="preserve"> It </w:t>
        </w:r>
      </w:ins>
      <w:ins w:id="749" w:author="Steve Cook" w:date="2014-06-04T10:39:00Z">
        <w:r w:rsidR="00F35FFC" w:rsidRPr="00F35FFC">
          <w:rPr>
            <w:i/>
            <w:rPrChange w:id="750" w:author="Steve Cook" w:date="2014-06-04T10:39:00Z">
              <w:rPr/>
            </w:rPrChange>
          </w:rPr>
          <w:t>realizes</w:t>
        </w:r>
        <w:r w:rsidR="00F35FFC">
          <w:t xml:space="preserve"> (i.e. annotates) the collaboration called </w:t>
        </w:r>
      </w:ins>
      <w:ins w:id="751" w:author="Steve Cook" w:date="2014-06-09T14:55:00Z">
        <w:r>
          <w:rPr>
            <w:b/>
          </w:rPr>
          <w:t>SIRS</w:t>
        </w:r>
      </w:ins>
      <w:ins w:id="752" w:author="Steve Cook" w:date="2014-06-04T10:39:00Z">
        <w:r w:rsidR="00F35FFC" w:rsidRPr="00AB46CB">
          <w:rPr>
            <w:b/>
            <w:rPrChange w:id="753" w:author="Steve Cook" w:date="2014-06-04T11:18:00Z">
              <w:rPr/>
            </w:rPrChange>
          </w:rPr>
          <w:t xml:space="preserve"> community</w:t>
        </w:r>
        <w:r w:rsidR="00F35FFC">
          <w:t>.</w:t>
        </w:r>
      </w:ins>
    </w:p>
    <w:p w14:paraId="5B6E5DA5" w14:textId="66157C39" w:rsidR="00F35FFC" w:rsidRDefault="00F35FFC">
      <w:pPr>
        <w:pStyle w:val="ListParagraph"/>
        <w:numPr>
          <w:ilvl w:val="0"/>
          <w:numId w:val="21"/>
        </w:numPr>
        <w:rPr>
          <w:ins w:id="754" w:author="Steve Cook" w:date="2014-06-04T10:43:00Z"/>
        </w:rPr>
        <w:pPrChange w:id="755" w:author="Steve Cook" w:date="2014-06-04T10:38:00Z">
          <w:pPr/>
        </w:pPrChange>
      </w:pPr>
      <w:ins w:id="756" w:author="Steve Cook" w:date="2014-06-04T10:43:00Z">
        <w:r>
          <w:t xml:space="preserve">Many of the constituents of </w:t>
        </w:r>
      </w:ins>
      <w:ins w:id="757" w:author="Steve Cook" w:date="2014-06-09T14:55:00Z">
        <w:r w:rsidR="00766F4E" w:rsidRPr="00766F4E">
          <w:rPr>
            <w:rPrChange w:id="758" w:author="Steve Cook" w:date="2014-06-09T14:55:00Z">
              <w:rPr>
                <w:b/>
              </w:rPr>
            </w:rPrChange>
          </w:rPr>
          <w:t>SIRS Service Description</w:t>
        </w:r>
        <w:r w:rsidR="00766F4E">
          <w:t xml:space="preserve"> </w:t>
        </w:r>
      </w:ins>
      <w:ins w:id="759" w:author="Steve Cook" w:date="2014-06-04T10:43:00Z">
        <w:r>
          <w:t xml:space="preserve">are also represented by InstanceSpecifications, such as </w:t>
        </w:r>
        <w:r w:rsidRPr="00AB46CB">
          <w:rPr>
            <w:b/>
            <w:rPrChange w:id="760" w:author="Steve Cook" w:date="2014-06-04T11:18:00Z">
              <w:rPr/>
            </w:rPrChange>
          </w:rPr>
          <w:t>Purpose</w:t>
        </w:r>
        <w:r>
          <w:t xml:space="preserve"> and </w:t>
        </w:r>
        <w:r w:rsidRPr="00AB46CB">
          <w:rPr>
            <w:b/>
            <w:rPrChange w:id="761" w:author="Steve Cook" w:date="2014-06-04T11:18:00Z">
              <w:rPr/>
            </w:rPrChange>
          </w:rPr>
          <w:t>Scope</w:t>
        </w:r>
        <w:r>
          <w:t xml:space="preserve"> (instances of Description), </w:t>
        </w:r>
        <w:r w:rsidRPr="00AB46CB">
          <w:rPr>
            <w:b/>
            <w:rPrChange w:id="762" w:author="Steve Cook" w:date="2014-06-04T11:18:00Z">
              <w:rPr/>
            </w:rPrChange>
          </w:rPr>
          <w:t>SLA</w:t>
        </w:r>
        <w:r>
          <w:t xml:space="preserve"> (an instance of ServiceLevelAgreement), and so on.</w:t>
        </w:r>
      </w:ins>
    </w:p>
    <w:p w14:paraId="340B5AAF" w14:textId="29769683" w:rsidR="00F35FFC" w:rsidRDefault="00F35FFC">
      <w:pPr>
        <w:pStyle w:val="ListParagraph"/>
        <w:numPr>
          <w:ilvl w:val="0"/>
          <w:numId w:val="21"/>
        </w:numPr>
        <w:rPr>
          <w:ins w:id="763" w:author="Steve Cook" w:date="2014-06-04T10:48:00Z"/>
        </w:rPr>
        <w:pPrChange w:id="764" w:author="Steve Cook" w:date="2014-06-04T10:38:00Z">
          <w:pPr/>
        </w:pPrChange>
      </w:pPr>
      <w:ins w:id="765" w:author="Steve Cook" w:date="2014-06-04T10:45:00Z">
        <w:r>
          <w:t xml:space="preserve">The </w:t>
        </w:r>
        <w:r w:rsidRPr="00AB46CB">
          <w:rPr>
            <w:b/>
            <w:rPrChange w:id="766" w:author="Steve Cook" w:date="2014-06-04T11:18:00Z">
              <w:rPr/>
            </w:rPrChange>
          </w:rPr>
          <w:t>RealWorldEffect</w:t>
        </w:r>
        <w:r>
          <w:t xml:space="preserve"> is modeled as an instance of </w:t>
        </w:r>
      </w:ins>
      <w:ins w:id="767" w:author="Steve Cook" w:date="2014-06-04T10:46:00Z">
        <w:r w:rsidR="000B2A98">
          <w:t xml:space="preserve">UseCase, which realizes (annotates) the </w:t>
        </w:r>
        <w:r w:rsidR="002F2861">
          <w:t>Use Cases package in the PIM.</w:t>
        </w:r>
      </w:ins>
    </w:p>
    <w:p w14:paraId="5B1950E0" w14:textId="195DCAFE" w:rsidR="00AB46CB" w:rsidRDefault="000B2A98" w:rsidP="0075543F">
      <w:pPr>
        <w:rPr>
          <w:ins w:id="768" w:author="Steve Cook" w:date="2014-06-04T11:10:00Z"/>
        </w:rPr>
      </w:pPr>
      <w:moveToRangeStart w:id="769" w:author="Steve Cook" w:date="2014-06-04T10:50:00Z" w:name="move389642383"/>
      <w:moveTo w:id="770" w:author="Steve Cook" w:date="2014-06-04T10:50:00Z">
        <w:del w:id="771" w:author="Steve Cook" w:date="2014-06-04T10:50:00Z">
          <w:r w:rsidDel="000B2A98">
            <w:delText>As stated above</w:delText>
          </w:r>
        </w:del>
        <w:del w:id="772" w:author="Steve Cook" w:date="2014-06-04T10:51:00Z">
          <w:r w:rsidDel="000B2A98">
            <w:delText>, t</w:delText>
          </w:r>
        </w:del>
        <w:del w:id="773" w:author="Steve Cook" w:date="2014-06-09T14:56:00Z">
          <w:r w:rsidDel="00766F4E">
            <w:delText xml:space="preserve">he model only contains the information that can’t be inferred from the model or template. </w:delText>
          </w:r>
        </w:del>
        <w:del w:id="774" w:author="Steve Cook" w:date="2014-06-04T10:51:00Z">
          <w:r w:rsidDel="000B2A98">
            <w:delText xml:space="preserve">This includes the GRA “business information” as well as any specific technology choices. </w:delText>
          </w:r>
        </w:del>
        <w:del w:id="775" w:author="Steve Cook" w:date="2014-06-09T14:56:00Z">
          <w:r w:rsidDel="00766F4E">
            <w:delText xml:space="preserve">For example, in </w:delText>
          </w:r>
        </w:del>
        <w:del w:id="776" w:author="Steve Cook" w:date="2014-06-04T10:51:00Z">
          <w:r w:rsidDel="000B2A98">
            <w:delText xml:space="preserve">the above </w:delText>
          </w:r>
        </w:del>
        <w:del w:id="777" w:author="Steve Cook" w:date="2014-06-09T14:56:00Z">
          <w:r w:rsidDel="00766F4E">
            <w:delText xml:space="preserve">a technology choice </w:delText>
          </w:r>
        </w:del>
        <w:del w:id="778" w:author="Steve Cook" w:date="2014-06-04T10:51:00Z">
          <w:r w:rsidDel="000B2A98">
            <w:delText>was</w:delText>
          </w:r>
        </w:del>
        <w:del w:id="779" w:author="Steve Cook" w:date="2014-06-09T14:56:00Z">
          <w:r w:rsidDel="00766F4E">
            <w:delText xml:space="preserve"> made to use “http_get” to implement the metadata interface instead of the default (SOAP)</w:delText>
          </w:r>
        </w:del>
        <w:del w:id="780" w:author="Steve Cook" w:date="2014-06-04T10:58:00Z">
          <w:r w:rsidDel="002F2861">
            <w:delText xml:space="preserve">. </w:delText>
          </w:r>
        </w:del>
        <w:del w:id="781" w:author="Steve Cook" w:date="2014-06-04T10:51:00Z">
          <w:r w:rsidDel="000B2A98">
            <w:delText>The properties in the above metadata elements corresponds very directly to the GRA metadata XSD.</w:delText>
          </w:r>
        </w:del>
      </w:moveTo>
      <w:moveToRangeEnd w:id="769"/>
      <w:ins w:id="782" w:author="Steve Cook" w:date="2014-06-04T11:10:00Z">
        <w:r w:rsidR="00AB46CB" w:rsidRPr="00AB46CB">
          <w:t>The transformationURI</w:t>
        </w:r>
      </w:ins>
      <w:ins w:id="783" w:author="Steve Cook" w:date="2014-06-04T11:11:00Z">
        <w:r w:rsidR="00AB46CB" w:rsidRPr="00AB46CB">
          <w:t xml:space="preserve"> </w:t>
        </w:r>
        <w:r w:rsidR="00AB46CB">
          <w:t xml:space="preserve">slot in </w:t>
        </w:r>
      </w:ins>
      <w:ins w:id="784" w:author="Steve Cook" w:date="2014-06-09T14:56:00Z">
        <w:r w:rsidR="00766F4E" w:rsidRPr="00454A33">
          <w:t>SIRS Service Description</w:t>
        </w:r>
        <w:r w:rsidR="00766F4E">
          <w:t xml:space="preserve"> </w:t>
        </w:r>
      </w:ins>
      <w:ins w:id="785" w:author="Steve Cook" w:date="2014-06-04T11:10:00Z">
        <w:r w:rsidR="00AB46CB" w:rsidRPr="00AB46CB">
          <w:t>is intended to reference a single</w:t>
        </w:r>
      </w:ins>
      <w:ins w:id="786" w:author="Steve Cook" w:date="2014-06-04T11:19:00Z">
        <w:r w:rsidR="00AB46CB">
          <w:t xml:space="preserve"> XSLT</w:t>
        </w:r>
      </w:ins>
      <w:ins w:id="787" w:author="Steve Cook" w:date="2014-06-04T11:10:00Z">
        <w:r w:rsidR="00AB46CB" w:rsidRPr="00AB46CB">
          <w:t xml:space="preserve"> file that handles the transformation rules for an SSP. Without further marking such a </w:t>
        </w:r>
      </w:ins>
      <w:ins w:id="788" w:author="Steve Cook" w:date="2014-06-04T11:19:00Z">
        <w:r w:rsidR="00AB46CB" w:rsidRPr="00AB46CB">
          <w:t xml:space="preserve">transformation </w:t>
        </w:r>
      </w:ins>
      <w:ins w:id="789" w:author="Steve Cook" w:date="2014-06-04T11:10:00Z">
        <w:r w:rsidR="00AB46CB">
          <w:t>should be able to produce something</w:t>
        </w:r>
        <w:r w:rsidR="00AB46CB" w:rsidRPr="00AB46CB">
          <w:t xml:space="preserve"> valid</w:t>
        </w:r>
      </w:ins>
      <w:ins w:id="790" w:author="Steve Cook" w:date="2014-06-04T11:12:00Z">
        <w:r w:rsidR="00AB46CB">
          <w:t>.</w:t>
        </w:r>
      </w:ins>
    </w:p>
    <w:p w14:paraId="2FCEB3FE" w14:textId="6369D8D0" w:rsidR="00AB46CB" w:rsidRDefault="002F2861" w:rsidP="0075543F">
      <w:pPr>
        <w:rPr>
          <w:ins w:id="791" w:author="Steve Cook" w:date="2014-06-04T11:01:00Z"/>
        </w:rPr>
      </w:pPr>
      <w:ins w:id="792" w:author="Steve Cook" w:date="2014-06-04T10:59:00Z">
        <w:r>
          <w:t>The GRA architect has the option of providing additional parameters to further customize the phase-2</w:t>
        </w:r>
        <w:r w:rsidR="00AB46CB">
          <w:t xml:space="preserve"> transformation. These are the </w:t>
        </w:r>
      </w:ins>
      <w:ins w:id="793" w:author="Steve Cook" w:date="2014-06-04T11:19:00Z">
        <w:r w:rsidR="00AB46CB" w:rsidRPr="00AB46CB">
          <w:rPr>
            <w:i/>
            <w:rPrChange w:id="794" w:author="Steve Cook" w:date="2014-06-04T11:20:00Z">
              <w:rPr/>
            </w:rPrChange>
          </w:rPr>
          <w:t>T</w:t>
        </w:r>
      </w:ins>
      <w:ins w:id="795" w:author="Steve Cook" w:date="2014-06-04T10:59:00Z">
        <w:r w:rsidR="00AB46CB" w:rsidRPr="00AB46CB">
          <w:rPr>
            <w:i/>
            <w:rPrChange w:id="796" w:author="Steve Cook" w:date="2014-06-04T11:20:00Z">
              <w:rPr/>
            </w:rPrChange>
          </w:rPr>
          <w:t>emplate</w:t>
        </w:r>
        <w:r w:rsidR="00AB46CB">
          <w:t xml:space="preserve"> and </w:t>
        </w:r>
        <w:r w:rsidRPr="00AB46CB">
          <w:rPr>
            <w:i/>
            <w:rPrChange w:id="797" w:author="Steve Cook" w:date="2014-06-04T11:20:00Z">
              <w:rPr/>
            </w:rPrChange>
          </w:rPr>
          <w:t>flag</w:t>
        </w:r>
        <w:r>
          <w:t xml:space="preserve"> properties</w:t>
        </w:r>
        <w:r w:rsidR="00AB46CB">
          <w:t xml:space="preserve"> of each metadata element. The Template</w:t>
        </w:r>
        <w:r>
          <w:t xml:space="preserve"> parameter “calls” a specific template in the transformation instead of using the default matching. This allows complete control over how an element is interpreted by invoking custom new templating logic. </w:t>
        </w:r>
      </w:ins>
      <w:ins w:id="798" w:author="Steve Cook" w:date="2014-06-04T11:01:00Z">
        <w:r>
          <w:t xml:space="preserve"> </w:t>
        </w:r>
      </w:ins>
      <w:ins w:id="799" w:author="Steve Cook" w:date="2014-06-09T14:56:00Z">
        <w:r w:rsidR="00766F4E">
          <w:t>There are no local Templates shown in the example.</w:t>
        </w:r>
      </w:ins>
    </w:p>
    <w:p w14:paraId="0B405CEC" w14:textId="004ED8F7" w:rsidR="00AB46CB" w:rsidRDefault="002F2861" w:rsidP="0075543F">
      <w:pPr>
        <w:rPr>
          <w:ins w:id="800" w:author="Steve Cook" w:date="2014-06-04T11:15:00Z"/>
        </w:rPr>
      </w:pPr>
      <w:ins w:id="801" w:author="Steve Cook" w:date="2014-06-04T10:59:00Z">
        <w:r>
          <w:t xml:space="preserve">The </w:t>
        </w:r>
        <w:r w:rsidRPr="00AB46CB">
          <w:rPr>
            <w:i/>
            <w:rPrChange w:id="802" w:author="Steve Cook" w:date="2014-06-04T11:20:00Z">
              <w:rPr/>
            </w:rPrChange>
          </w:rPr>
          <w:t>flag</w:t>
        </w:r>
        <w:r>
          <w:t xml:space="preserve"> parameter defines a simple tag that can </w:t>
        </w:r>
      </w:ins>
      <w:ins w:id="803" w:author="Steve Cook" w:date="2014-06-04T11:14:00Z">
        <w:r w:rsidR="00AB46CB">
          <w:t>provide additional parameterization to</w:t>
        </w:r>
      </w:ins>
      <w:ins w:id="804" w:author="Steve Cook" w:date="2014-06-04T10:59:00Z">
        <w:r>
          <w:t xml:space="preserve"> the template. </w:t>
        </w:r>
      </w:ins>
      <w:ins w:id="805" w:author="Steve Cook" w:date="2014-06-04T11:14:00Z">
        <w:r w:rsidR="00AB46CB" w:rsidRPr="00AB46CB">
          <w:t xml:space="preserve">Flags are anything </w:t>
        </w:r>
        <w:r w:rsidR="00AB46CB">
          <w:t>the user</w:t>
        </w:r>
        <w:r w:rsidR="00AB46CB" w:rsidRPr="00AB46CB">
          <w:t xml:space="preserve"> would like them to be to indicate technology mapping or business relevant choices</w:t>
        </w:r>
        <w:r w:rsidR="00AB46CB">
          <w:t xml:space="preserve">. </w:t>
        </w:r>
      </w:ins>
      <w:ins w:id="806" w:author="Steve Cook" w:date="2014-06-04T11:16:00Z">
        <w:r w:rsidR="00AB46CB">
          <w:t xml:space="preserve"> There are no flags shown in the example.</w:t>
        </w:r>
      </w:ins>
    </w:p>
    <w:p w14:paraId="4ABB1045" w14:textId="7DC6290F" w:rsidR="002F2861" w:rsidRDefault="00AB46CB" w:rsidP="0075543F">
      <w:pPr>
        <w:rPr>
          <w:ins w:id="807" w:author="Steve Cook" w:date="2014-06-04T11:01:00Z"/>
        </w:rPr>
      </w:pPr>
      <w:ins w:id="808" w:author="Steve Cook" w:date="2014-06-04T11:16:00Z">
        <w:r>
          <w:t>T</w:t>
        </w:r>
      </w:ins>
      <w:ins w:id="809" w:author="Steve Cook" w:date="2014-06-04T11:15:00Z">
        <w:r w:rsidRPr="00AB46CB">
          <w:t xml:space="preserve">he chosen template </w:t>
        </w:r>
      </w:ins>
      <w:ins w:id="810" w:author="Steve Cook" w:date="2014-06-04T11:16:00Z">
        <w:r>
          <w:t>must</w:t>
        </w:r>
      </w:ins>
      <w:ins w:id="811" w:author="Steve Cook" w:date="2014-06-04T11:15:00Z">
        <w:r w:rsidRPr="00AB46CB">
          <w:t xml:space="preserve"> interpret the</w:t>
        </w:r>
      </w:ins>
      <w:ins w:id="812" w:author="Steve Cook" w:date="2014-06-04T11:17:00Z">
        <w:r>
          <w:t xml:space="preserve"> requirements represented by</w:t>
        </w:r>
      </w:ins>
      <w:ins w:id="813" w:author="Steve Cook" w:date="2014-06-04T11:15:00Z">
        <w:r w:rsidRPr="00AB46CB">
          <w:t xml:space="preserve"> InteractionRequirements, annotations and choic</w:t>
        </w:r>
        <w:r>
          <w:t xml:space="preserve">es represented in flags </w:t>
        </w:r>
        <w:r w:rsidRPr="00AB46CB">
          <w:t>to produce the wsdl, policies, instances and documentation tha</w:t>
        </w:r>
        <w:r>
          <w:t>t satisfies those requirements</w:t>
        </w:r>
      </w:ins>
      <w:ins w:id="814" w:author="Steve Cook" w:date="2014-06-04T10:59:00Z">
        <w:r w:rsidR="002F2861">
          <w:t xml:space="preserve">. Unknown flags are ignored. </w:t>
        </w:r>
      </w:ins>
    </w:p>
    <w:p w14:paraId="02814D1D" w14:textId="72A2289C" w:rsidR="002F2861" w:rsidRDefault="002F2861" w:rsidP="0075543F">
      <w:pPr>
        <w:rPr>
          <w:ins w:id="815" w:author="Steve Cook" w:date="2014-06-04T10:59:00Z"/>
        </w:rPr>
      </w:pPr>
      <w:ins w:id="816" w:author="Steve Cook" w:date="2014-06-04T10:59:00Z">
        <w:r w:rsidRPr="002F2861">
          <w:rPr>
            <w:i/>
            <w:rPrChange w:id="817" w:author="Steve Cook" w:date="2014-06-04T11:00:00Z">
              <w:rPr/>
            </w:rPrChange>
          </w:rPr>
          <w:t>Note</w:t>
        </w:r>
        <w:r>
          <w:t>: Support “mode” as well?</w:t>
        </w:r>
      </w:ins>
    </w:p>
    <w:p w14:paraId="3A4FCFF8" w14:textId="2A070154" w:rsidR="0075543F" w:rsidDel="004A1ABA" w:rsidRDefault="00867346" w:rsidP="0075543F">
      <w:pPr>
        <w:rPr>
          <w:del w:id="818" w:author="Steve Cook" w:date="2014-06-04T11:24:00Z"/>
        </w:rPr>
      </w:pPr>
      <w:ins w:id="819" w:author="Steve Cook" w:date="2014-06-09T14:18:00Z">
        <w:r>
          <w:rPr>
            <w:i/>
            <w:noProof/>
            <w:lang w:val="en-GB" w:eastAsia="en-GB"/>
            <w:rPrChange w:id="820" w:author="Unknown">
              <w:rPr>
                <w:noProof/>
                <w:lang w:val="en-GB" w:eastAsia="en-GB"/>
              </w:rPr>
            </w:rPrChange>
          </w:rPr>
          <w:lastRenderedPageBreak/>
          <w:drawing>
            <wp:inline distT="0" distB="0" distL="0" distR="0" wp14:anchorId="69CACB8E" wp14:editId="59516222">
              <wp:extent cx="5732145" cy="536511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rvice SS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5365115"/>
                      </a:xfrm>
                      <a:prstGeom prst="rect">
                        <a:avLst/>
                      </a:prstGeom>
                    </pic:spPr>
                  </pic:pic>
                </a:graphicData>
              </a:graphic>
            </wp:inline>
          </w:drawing>
        </w:r>
      </w:ins>
      <w:del w:id="821" w:author="Steve Cook" w:date="2014-06-04T11:24:00Z">
        <w:r w:rsidR="0075543F" w:rsidRPr="002F2861" w:rsidDel="004A1ABA">
          <w:rPr>
            <w:i/>
            <w:rPrChange w:id="822" w:author="Steve Cook" w:date="2014-06-04T10:59:00Z">
              <w:rPr/>
            </w:rPrChange>
          </w:rPr>
          <w:delText>Note</w:delText>
        </w:r>
      </w:del>
      <w:del w:id="823" w:author="Steve Cook" w:date="2014-06-04T11:00:00Z">
        <w:r w:rsidR="0075543F" w:rsidDel="002F2861">
          <w:delText xml:space="preserve"> that </w:delText>
        </w:r>
      </w:del>
      <w:del w:id="824" w:author="Steve Cook" w:date="2014-06-04T11:24:00Z">
        <w:r w:rsidR="0075543F" w:rsidDel="004A1ABA">
          <w:delText>detailed descriptions are contained in the UML elements documentation and are not currently shown on the diagram due to their size.</w:delText>
        </w:r>
      </w:del>
    </w:p>
    <w:p w14:paraId="3523C5AC" w14:textId="7662DE0C" w:rsidR="00DA6990" w:rsidRDefault="0075543F">
      <w:pPr>
        <w:keepNext/>
        <w:rPr>
          <w:ins w:id="825" w:author="Steve Cook" w:date="2014-06-03T15:46:00Z"/>
        </w:rPr>
        <w:pPrChange w:id="826" w:author="Steve Cook" w:date="2014-06-03T15:46:00Z">
          <w:pPr/>
        </w:pPrChange>
      </w:pPr>
      <w:del w:id="827" w:author="Steve Cook" w:date="2014-06-09T14:17:00Z">
        <w:r w:rsidDel="00867346">
          <w:rPr>
            <w:noProof/>
            <w:lang w:val="en-GB" w:eastAsia="en-GB"/>
          </w:rPr>
          <w:drawing>
            <wp:inline distT="0" distB="0" distL="0" distR="0" wp14:anchorId="4DFF82CF" wp14:editId="49ED5E55">
              <wp:extent cx="5943600" cy="7074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7074535"/>
                      </a:xfrm>
                      <a:prstGeom prst="rect">
                        <a:avLst/>
                      </a:prstGeom>
                    </pic:spPr>
                  </pic:pic>
                </a:graphicData>
              </a:graphic>
            </wp:inline>
          </w:drawing>
        </w:r>
      </w:del>
    </w:p>
    <w:p w14:paraId="0F9E3124" w14:textId="298BD89F" w:rsidR="0075543F" w:rsidRDefault="00DA6990">
      <w:pPr>
        <w:pStyle w:val="Caption"/>
        <w:pPrChange w:id="828" w:author="Steve Cook" w:date="2014-06-03T15:46:00Z">
          <w:pPr/>
        </w:pPrChange>
      </w:pPr>
      <w:bookmarkStart w:id="829" w:name="_Ref389641562"/>
      <w:bookmarkStart w:id="830" w:name="_Toc390089513"/>
      <w:ins w:id="831" w:author="Steve Cook" w:date="2014-06-03T15:46:00Z">
        <w:r>
          <w:t xml:space="preserve">Figure </w:t>
        </w:r>
        <w:r>
          <w:fldChar w:fldCharType="begin"/>
        </w:r>
        <w:r>
          <w:instrText xml:space="preserve"> SEQ Figure \* ARABIC </w:instrText>
        </w:r>
      </w:ins>
      <w:r>
        <w:fldChar w:fldCharType="separate"/>
      </w:r>
      <w:ins w:id="832" w:author="Steve Cook" w:date="2014-06-09T15:02:00Z">
        <w:r w:rsidR="00625C4E">
          <w:rPr>
            <w:noProof/>
          </w:rPr>
          <w:t>8</w:t>
        </w:r>
      </w:ins>
      <w:ins w:id="833" w:author="Steve Cook" w:date="2014-06-03T15:46:00Z">
        <w:r>
          <w:fldChar w:fldCharType="end"/>
        </w:r>
        <w:bookmarkEnd w:id="829"/>
        <w:r>
          <w:t xml:space="preserve"> </w:t>
        </w:r>
      </w:ins>
      <w:ins w:id="834" w:author="Steve Cook" w:date="2014-06-09T14:18:00Z">
        <w:r w:rsidR="003B0A24">
          <w:t>SIRS</w:t>
        </w:r>
      </w:ins>
      <w:ins w:id="835" w:author="Steve Cook" w:date="2014-06-03T15:46:00Z">
        <w:r>
          <w:t xml:space="preserve"> Example - Annotations</w:t>
        </w:r>
      </w:ins>
      <w:bookmarkEnd w:id="830"/>
    </w:p>
    <w:p w14:paraId="0DC17A78" w14:textId="4018301D" w:rsidR="0075543F" w:rsidRPr="0075543F" w:rsidDel="003B0A24" w:rsidRDefault="003B0A24" w:rsidP="0075543F">
      <w:pPr>
        <w:rPr>
          <w:del w:id="836" w:author="Steve Cook" w:date="2014-06-09T14:19:00Z"/>
        </w:rPr>
      </w:pPr>
      <w:ins w:id="837" w:author="Steve Cook" w:date="2014-06-09T14:19:00Z">
        <w:r>
          <w:rPr>
            <w:noProof/>
            <w:lang w:val="en-GB" w:eastAsia="en-GB"/>
          </w:rPr>
          <w:lastRenderedPageBreak/>
          <w:drawing>
            <wp:inline distT="0" distB="0" distL="0" distR="0" wp14:anchorId="7AFA9B41" wp14:editId="52E0DCC7">
              <wp:extent cx="5732145" cy="33280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tification Service SIP.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328035"/>
                      </a:xfrm>
                      <a:prstGeom prst="rect">
                        <a:avLst/>
                      </a:prstGeom>
                    </pic:spPr>
                  </pic:pic>
                </a:graphicData>
              </a:graphic>
            </wp:inline>
          </w:drawing>
        </w:r>
      </w:ins>
    </w:p>
    <w:p w14:paraId="377027B6" w14:textId="6E75A1D0" w:rsidR="0075543F" w:rsidRPr="00826978" w:rsidDel="003B0A24" w:rsidRDefault="0075543F" w:rsidP="00826978">
      <w:pPr>
        <w:rPr>
          <w:del w:id="838" w:author="Steve Cook" w:date="2014-06-09T14:19:00Z"/>
        </w:rPr>
      </w:pPr>
    </w:p>
    <w:p w14:paraId="1670124E" w14:textId="31CDA6BE" w:rsidR="00DA6990" w:rsidRDefault="0075543F">
      <w:pPr>
        <w:keepNext/>
        <w:rPr>
          <w:ins w:id="839" w:author="Steve Cook" w:date="2014-06-03T15:47:00Z"/>
        </w:rPr>
        <w:pPrChange w:id="840" w:author="Steve Cook" w:date="2014-06-03T15:47:00Z">
          <w:pPr/>
        </w:pPrChange>
      </w:pPr>
      <w:del w:id="841" w:author="Steve Cook" w:date="2014-06-09T14:19:00Z">
        <w:r w:rsidDel="003B0A24">
          <w:rPr>
            <w:noProof/>
            <w:lang w:val="en-GB" w:eastAsia="en-GB"/>
          </w:rPr>
          <w:drawing>
            <wp:inline distT="0" distB="0" distL="0" distR="0" wp14:anchorId="4E1604CE" wp14:editId="4CB1CD07">
              <wp:extent cx="5943600" cy="43027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4302760"/>
                      </a:xfrm>
                      <a:prstGeom prst="rect">
                        <a:avLst/>
                      </a:prstGeom>
                    </pic:spPr>
                  </pic:pic>
                </a:graphicData>
              </a:graphic>
            </wp:inline>
          </w:drawing>
        </w:r>
      </w:del>
    </w:p>
    <w:p w14:paraId="5D397858" w14:textId="1782ADDD" w:rsidR="00826978" w:rsidRDefault="00DA6990">
      <w:pPr>
        <w:pStyle w:val="Caption"/>
        <w:pPrChange w:id="842" w:author="Steve Cook" w:date="2014-06-03T15:47:00Z">
          <w:pPr/>
        </w:pPrChange>
      </w:pPr>
      <w:bookmarkStart w:id="843" w:name="_Ref389641571"/>
      <w:bookmarkStart w:id="844" w:name="_Toc390089514"/>
      <w:ins w:id="845" w:author="Steve Cook" w:date="2014-06-03T15:47:00Z">
        <w:r>
          <w:t xml:space="preserve">Figure </w:t>
        </w:r>
        <w:r>
          <w:fldChar w:fldCharType="begin"/>
        </w:r>
        <w:r>
          <w:instrText xml:space="preserve"> SEQ Figure \* ARABIC </w:instrText>
        </w:r>
      </w:ins>
      <w:r>
        <w:fldChar w:fldCharType="separate"/>
      </w:r>
      <w:ins w:id="846" w:author="Steve Cook" w:date="2014-06-09T15:02:00Z">
        <w:r w:rsidR="00625C4E">
          <w:rPr>
            <w:noProof/>
          </w:rPr>
          <w:t>9</w:t>
        </w:r>
      </w:ins>
      <w:ins w:id="847" w:author="Steve Cook" w:date="2014-06-03T15:47:00Z">
        <w:r>
          <w:fldChar w:fldCharType="end"/>
        </w:r>
        <w:bookmarkEnd w:id="843"/>
        <w:r>
          <w:t xml:space="preserve"> </w:t>
        </w:r>
      </w:ins>
      <w:ins w:id="848" w:author="Steve Cook" w:date="2014-06-09T14:19:00Z">
        <w:r w:rsidR="003B0A24">
          <w:t>SIRS</w:t>
        </w:r>
      </w:ins>
      <w:ins w:id="849" w:author="Steve Cook" w:date="2014-06-03T15:47:00Z">
        <w:r>
          <w:t xml:space="preserve"> Example - Annotations for </w:t>
        </w:r>
      </w:ins>
      <w:ins w:id="850" w:author="Steve Cook" w:date="2014-06-09T14:20:00Z">
        <w:r w:rsidR="003B0A24">
          <w:t xml:space="preserve">Notification </w:t>
        </w:r>
      </w:ins>
      <w:ins w:id="851" w:author="Steve Cook" w:date="2014-06-03T15:47:00Z">
        <w:r>
          <w:t>Service Interface</w:t>
        </w:r>
      </w:ins>
      <w:bookmarkEnd w:id="844"/>
    </w:p>
    <w:p w14:paraId="46C929DD" w14:textId="77777777" w:rsidR="003B0A24" w:rsidRDefault="003B0A24">
      <w:pPr>
        <w:keepNext/>
        <w:rPr>
          <w:ins w:id="852" w:author="Steve Cook" w:date="2014-06-09T14:22:00Z"/>
        </w:rPr>
        <w:pPrChange w:id="853" w:author="Steve Cook" w:date="2014-06-09T14:22:00Z">
          <w:pPr/>
        </w:pPrChange>
      </w:pPr>
      <w:ins w:id="854" w:author="Steve Cook" w:date="2014-06-09T14:22:00Z">
        <w:r>
          <w:rPr>
            <w:i/>
            <w:noProof/>
            <w:lang w:val="en-GB" w:eastAsia="en-GB"/>
            <w:rPrChange w:id="855" w:author="Unknown">
              <w:rPr>
                <w:noProof/>
                <w:lang w:val="en-GB" w:eastAsia="en-GB"/>
              </w:rPr>
            </w:rPrChange>
          </w:rPr>
          <w:drawing>
            <wp:inline distT="0" distB="0" distL="0" distR="0" wp14:anchorId="15EF8F5A" wp14:editId="072A6F26">
              <wp:extent cx="5732145" cy="2852420"/>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location Service SIP.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2852420"/>
                      </a:xfrm>
                      <a:prstGeom prst="rect">
                        <a:avLst/>
                      </a:prstGeom>
                    </pic:spPr>
                  </pic:pic>
                </a:graphicData>
              </a:graphic>
            </wp:inline>
          </w:drawing>
        </w:r>
      </w:ins>
    </w:p>
    <w:p w14:paraId="0B54BC86" w14:textId="50331445" w:rsidR="003B0A24" w:rsidRDefault="003B0A24">
      <w:pPr>
        <w:pStyle w:val="Caption"/>
        <w:rPr>
          <w:ins w:id="856" w:author="Steve Cook" w:date="2014-06-09T14:20:00Z"/>
        </w:rPr>
        <w:pPrChange w:id="857" w:author="Steve Cook" w:date="2014-06-09T14:22:00Z">
          <w:pPr/>
        </w:pPrChange>
      </w:pPr>
      <w:bookmarkStart w:id="858" w:name="_Toc390089515"/>
      <w:ins w:id="859" w:author="Steve Cook" w:date="2014-06-09T14:22:00Z">
        <w:r>
          <w:t xml:space="preserve">Figure </w:t>
        </w:r>
        <w:r>
          <w:fldChar w:fldCharType="begin"/>
        </w:r>
        <w:r>
          <w:instrText xml:space="preserve"> SEQ Figure \* ARABIC </w:instrText>
        </w:r>
      </w:ins>
      <w:r>
        <w:fldChar w:fldCharType="separate"/>
      </w:r>
      <w:ins w:id="860" w:author="Steve Cook" w:date="2014-06-09T15:02:00Z">
        <w:r w:rsidR="00625C4E">
          <w:rPr>
            <w:noProof/>
          </w:rPr>
          <w:t>10</w:t>
        </w:r>
      </w:ins>
      <w:ins w:id="861" w:author="Steve Cook" w:date="2014-06-09T14:22:00Z">
        <w:r>
          <w:fldChar w:fldCharType="end"/>
        </w:r>
        <w:r>
          <w:t xml:space="preserve"> SIRS Example </w:t>
        </w:r>
      </w:ins>
      <w:ins w:id="862" w:author="Steve Cook" w:date="2014-06-09T14:23:00Z">
        <w:r>
          <w:t>–</w:t>
        </w:r>
      </w:ins>
      <w:ins w:id="863" w:author="Steve Cook" w:date="2014-06-09T14:22:00Z">
        <w:r>
          <w:t xml:space="preserve"> Annotations </w:t>
        </w:r>
      </w:ins>
      <w:ins w:id="864" w:author="Steve Cook" w:date="2014-06-09T14:23:00Z">
        <w:r>
          <w:t xml:space="preserve">for </w:t>
        </w:r>
      </w:ins>
      <w:ins w:id="865" w:author="Steve Cook" w:date="2014-06-09T14:22:00Z">
        <w:r>
          <w:t>Relocation Service Interface</w:t>
        </w:r>
      </w:ins>
      <w:bookmarkEnd w:id="858"/>
    </w:p>
    <w:p w14:paraId="23877CDB" w14:textId="5088A622" w:rsidR="008C5719" w:rsidDel="004A1ABA" w:rsidRDefault="008C5719">
      <w:pPr>
        <w:pStyle w:val="Heading1"/>
        <w:rPr>
          <w:del w:id="866" w:author="Steve Cook" w:date="2014-06-04T10:53:00Z"/>
        </w:rPr>
        <w:pPrChange w:id="867" w:author="Steve Cook" w:date="2014-06-04T11:23:00Z">
          <w:pPr>
            <w:pStyle w:val="Heading2"/>
          </w:pPr>
        </w:pPrChange>
      </w:pPr>
    </w:p>
    <w:p w14:paraId="4409A80D" w14:textId="76750EF5" w:rsidR="003D2C52" w:rsidDel="000B2A98" w:rsidRDefault="003D2C52" w:rsidP="003D2C52">
      <w:pPr>
        <w:rPr>
          <w:del w:id="868" w:author="Steve Cook" w:date="2014-06-04T10:53:00Z"/>
        </w:rPr>
      </w:pPr>
    </w:p>
    <w:p w14:paraId="4180CD98" w14:textId="3A55F58E" w:rsidR="00B35E31" w:rsidDel="000B2A98" w:rsidRDefault="00B35E31">
      <w:pPr>
        <w:spacing w:after="160" w:line="259" w:lineRule="auto"/>
        <w:rPr>
          <w:del w:id="869" w:author="Steve Cook" w:date="2014-06-04T10:53:00Z"/>
        </w:rPr>
      </w:pPr>
      <w:bookmarkStart w:id="870" w:name="_Toc362000287"/>
      <w:del w:id="871" w:author="Steve Cook" w:date="2014-06-04T10:53:00Z">
        <w:r w:rsidDel="000B2A98">
          <w:br w:type="page"/>
        </w:r>
      </w:del>
    </w:p>
    <w:p w14:paraId="05EE7F7F" w14:textId="413EF799" w:rsidR="0075543F" w:rsidDel="000B2A98" w:rsidRDefault="0075543F">
      <w:pPr>
        <w:spacing w:after="160" w:line="259" w:lineRule="auto"/>
        <w:rPr>
          <w:del w:id="872" w:author="Steve Cook" w:date="2014-06-04T10:50:00Z"/>
        </w:rPr>
      </w:pPr>
      <w:moveFromRangeStart w:id="873" w:author="Steve Cook" w:date="2014-06-04T10:50:00Z" w:name="move389642383"/>
      <w:moveFrom w:id="874" w:author="Steve Cook" w:date="2014-06-04T10:50:00Z">
        <w:r w:rsidDel="000B2A98">
          <w:t>As stated above, the model only contains the information that can’t be inferred from the model or template. This includes the GRA “business information” as well as any specific technology choices. For example, in the above a technology choice was made to use “http_get” to implement the metadata interface instead of the default (SOAP). The properties in the above metadata elements corresponds very directly to the GRA metadata XSD.</w:t>
        </w:r>
      </w:moveFrom>
      <w:moveFromRangeEnd w:id="873"/>
    </w:p>
    <w:p w14:paraId="4D62ECAA" w14:textId="1FEDB60E" w:rsidR="003457BD" w:rsidDel="002F2861" w:rsidRDefault="003457BD">
      <w:pPr>
        <w:spacing w:after="160" w:line="259" w:lineRule="auto"/>
        <w:rPr>
          <w:del w:id="875" w:author="Steve Cook" w:date="2014-06-04T10:59:00Z"/>
        </w:rPr>
      </w:pPr>
      <w:del w:id="876" w:author="Steve Cook" w:date="2014-06-04T10:52:00Z">
        <w:r w:rsidDel="000B2A98">
          <w:delText>Besides the standard metadata t</w:delText>
        </w:r>
      </w:del>
      <w:del w:id="877" w:author="Steve Cook" w:date="2014-06-04T10:59:00Z">
        <w:r w:rsidDel="002F2861">
          <w:delText xml:space="preserve">he GRA architect has the option of providing additional parameters to further customize the phase-2 transformation. These are the “template” and “flag” properties of each metadata element. The “Template” parameter “calls” a specific template in the transformation instead of using the default matching. This allows complete control over how a element is interpreted </w:delText>
        </w:r>
      </w:del>
      <w:del w:id="878" w:author="Steve Cook" w:date="2014-06-04T10:54:00Z">
        <w:r w:rsidDel="000B2A98">
          <w:delText xml:space="preserve">be evoking </w:delText>
        </w:r>
      </w:del>
      <w:del w:id="879" w:author="Steve Cook" w:date="2014-06-04T10:59:00Z">
        <w:r w:rsidDel="002F2861">
          <w:delText xml:space="preserve">custom new </w:delText>
        </w:r>
      </w:del>
      <w:del w:id="880" w:author="Steve Cook" w:date="2014-06-04T10:54:00Z">
        <w:r w:rsidDel="000B2A98">
          <w:delText xml:space="preserve">tempting </w:delText>
        </w:r>
      </w:del>
      <w:del w:id="881" w:author="Steve Cook" w:date="2014-06-04T10:59:00Z">
        <w:r w:rsidDel="002F2861">
          <w:delText>logic. The “flag” parameter defines a simple tag in the metadata that can signal</w:delText>
        </w:r>
      </w:del>
      <w:del w:id="882" w:author="Steve Cook" w:date="2014-06-04T10:54:00Z">
        <w:r w:rsidDel="000B2A98">
          <w:delText>,</w:delText>
        </w:r>
      </w:del>
      <w:del w:id="883" w:author="Steve Cook" w:date="2014-06-04T10:59:00Z">
        <w:r w:rsidDel="002F2861">
          <w:delText xml:space="preserve"> the template to a user specified option. The template is then expected to process the element conditionally based on the flag. Unknown flags are ignored.</w:delText>
        </w:r>
        <w:r w:rsidR="009B7437" w:rsidDel="002F2861">
          <w:delText xml:space="preserve"> (note: Support “mode” as well?)</w:delText>
        </w:r>
      </w:del>
    </w:p>
    <w:p w14:paraId="3D223E40" w14:textId="613EDE2F" w:rsidR="007C05DE" w:rsidRDefault="007C05DE">
      <w:pPr>
        <w:pStyle w:val="Heading1"/>
        <w:pPrChange w:id="884" w:author="Steve Cook" w:date="2014-06-04T11:23:00Z">
          <w:pPr>
            <w:pStyle w:val="Heading2"/>
          </w:pPr>
        </w:pPrChange>
      </w:pPr>
      <w:del w:id="885" w:author="Steve Cook" w:date="2014-06-04T11:24:00Z">
        <w:r w:rsidDel="004A1ABA">
          <w:delText>Structure of the populated annotation metadata</w:delText>
        </w:r>
      </w:del>
      <w:bookmarkStart w:id="886" w:name="_Toc390089502"/>
      <w:ins w:id="887" w:author="Steve Cook" w:date="2014-06-04T11:24:00Z">
        <w:r w:rsidR="004A1ABA">
          <w:t>The GRA Annotation Model</w:t>
        </w:r>
      </w:ins>
      <w:bookmarkEnd w:id="886"/>
    </w:p>
    <w:p w14:paraId="5AE0093D" w14:textId="210FD514" w:rsidR="004A1ABA" w:rsidRDefault="004A1ABA">
      <w:pPr>
        <w:rPr>
          <w:ins w:id="888" w:author="Steve Cook" w:date="2014-06-04T11:26:00Z"/>
        </w:rPr>
      </w:pPr>
      <w:ins w:id="889" w:author="Steve Cook" w:date="2014-06-04T11:26:00Z">
        <w:r>
          <w:t xml:space="preserve">As already observed, </w:t>
        </w:r>
      </w:ins>
      <w:del w:id="890" w:author="Steve Cook" w:date="2014-06-04T11:25:00Z">
        <w:r w:rsidR="007C05DE" w:rsidDel="004A1ABA">
          <w:delText>While the modeler only needs to specify non-default information, the Pahse-2 transformation has access to the complete GRA “meta model” as annotations. This full meta model and metadata structure is found in the SSP under “artifacts/annotations.xml” and is produced by phase-1</w:delText>
        </w:r>
      </w:del>
      <w:ins w:id="891" w:author="Steve Cook" w:date="2014-06-04T11:26:00Z">
        <w:r>
          <w:t>a</w:t>
        </w:r>
      </w:ins>
      <w:ins w:id="892" w:author="Steve Cook" w:date="2014-06-04T11:25:00Z">
        <w:r>
          <w:t>ll of the InstanceSpecifications used to annotate a GRA-UML model represent instances of classes in the GRA Annotation Model</w:t>
        </w:r>
      </w:ins>
      <w:r w:rsidR="007C05DE">
        <w:t xml:space="preserve">. </w:t>
      </w:r>
      <w:ins w:id="893" w:author="Steve Cook" w:date="2014-06-04T11:26:00Z">
        <w:r>
          <w:t>This</w:t>
        </w:r>
      </w:ins>
      <w:del w:id="894" w:author="Steve Cook" w:date="2014-06-04T11:26:00Z">
        <w:r w:rsidR="007C05DE" w:rsidDel="004A1ABA">
          <w:delText>The structure of the complete annotation file</w:delText>
        </w:r>
      </w:del>
      <w:r w:rsidR="007C05DE">
        <w:t xml:space="preserve"> is defined in UML and is also available as an XML schema. </w:t>
      </w:r>
      <w:ins w:id="895" w:author="Steve Cook" w:date="2014-06-04T11:26:00Z">
        <w:r>
          <w:t xml:space="preserve"> The annotations.xml file contains XML elements that conform to the GRA Annotations XML schema, and that are generated either directly from the modeled InstanceSpecifications or by applying default generation rules to the GRA-UML model.</w:t>
        </w:r>
      </w:ins>
    </w:p>
    <w:p w14:paraId="2D83A616" w14:textId="73A04445" w:rsidR="004A1ABA" w:rsidRDefault="004A1ABA">
      <w:pPr>
        <w:rPr>
          <w:ins w:id="896" w:author="Steve Cook" w:date="2014-06-04T11:26:00Z"/>
        </w:rPr>
      </w:pPr>
      <w:ins w:id="897" w:author="Steve Cook" w:date="2014-06-04T11:28:00Z">
        <w:r>
          <w:t xml:space="preserve">The GRA </w:t>
        </w:r>
      </w:ins>
      <w:ins w:id="898" w:author="Steve Cook" w:date="2014-06-04T11:29:00Z">
        <w:r>
          <w:t>Annotation</w:t>
        </w:r>
      </w:ins>
      <w:ins w:id="899" w:author="Steve Cook" w:date="2014-06-04T11:28:00Z">
        <w:r>
          <w:t xml:space="preserve"> Model is shown in </w:t>
        </w:r>
      </w:ins>
      <w:ins w:id="900" w:author="Steve Cook" w:date="2014-06-04T11:29:00Z">
        <w:r>
          <w:fldChar w:fldCharType="begin"/>
        </w:r>
        <w:r>
          <w:instrText xml:space="preserve"> REF _Ref389574198 \h </w:instrText>
        </w:r>
      </w:ins>
      <w:r>
        <w:fldChar w:fldCharType="separate"/>
      </w:r>
      <w:ins w:id="901" w:author="Steve Cook" w:date="2014-06-09T15:02:00Z">
        <w:r w:rsidR="00625C4E">
          <w:t xml:space="preserve">Figure </w:t>
        </w:r>
        <w:r w:rsidR="00625C4E">
          <w:rPr>
            <w:noProof/>
          </w:rPr>
          <w:t>11</w:t>
        </w:r>
      </w:ins>
      <w:ins w:id="902" w:author="Steve Cook" w:date="2014-06-04T11:29:00Z">
        <w:r>
          <w:fldChar w:fldCharType="end"/>
        </w:r>
        <w:r>
          <w:t>.</w:t>
        </w:r>
      </w:ins>
    </w:p>
    <w:p w14:paraId="5F1EE405" w14:textId="162D5C6C" w:rsidR="007C05DE" w:rsidDel="004A1ABA" w:rsidRDefault="00103A09">
      <w:pPr>
        <w:rPr>
          <w:del w:id="903" w:author="Steve Cook" w:date="2014-06-04T11:29:00Z"/>
        </w:rPr>
      </w:pPr>
      <w:ins w:id="904" w:author="Steve Cook" w:date="2014-06-09T09:34:00Z">
        <w:r>
          <w:rPr>
            <w:noProof/>
            <w:lang w:val="en-GB" w:eastAsia="en-GB"/>
          </w:rPr>
          <w:lastRenderedPageBreak/>
          <w:drawing>
            <wp:inline distT="0" distB="0" distL="0" distR="0" wp14:anchorId="653F657D" wp14:editId="1B7D5007">
              <wp:extent cx="5278855" cy="85296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 Metadata.png"/>
                      <pic:cNvPicPr/>
                    </pic:nvPicPr>
                    <pic:blipFill>
                      <a:blip r:embed="rId31">
                        <a:extLst>
                          <a:ext uri="{28A0092B-C50C-407E-A947-70E740481C1C}">
                            <a14:useLocalDpi xmlns:a14="http://schemas.microsoft.com/office/drawing/2010/main" val="0"/>
                          </a:ext>
                        </a:extLst>
                      </a:blip>
                      <a:stretch>
                        <a:fillRect/>
                      </a:stretch>
                    </pic:blipFill>
                    <pic:spPr>
                      <a:xfrm>
                        <a:off x="0" y="0"/>
                        <a:ext cx="5283577" cy="8537267"/>
                      </a:xfrm>
                      <a:prstGeom prst="rect">
                        <a:avLst/>
                      </a:prstGeom>
                    </pic:spPr>
                  </pic:pic>
                </a:graphicData>
              </a:graphic>
            </wp:inline>
          </w:drawing>
        </w:r>
      </w:ins>
      <w:del w:id="905" w:author="Steve Cook" w:date="2014-06-04T11:29:00Z">
        <w:r w:rsidR="007C05DE" w:rsidDel="004A1ABA">
          <w:delText>This structure is:</w:delText>
        </w:r>
      </w:del>
    </w:p>
    <w:p w14:paraId="76E4AFDD" w14:textId="6E25C7E0" w:rsidR="00DA6990" w:rsidRDefault="007C05DE">
      <w:pPr>
        <w:keepNext/>
        <w:rPr>
          <w:ins w:id="906" w:author="Steve Cook" w:date="2014-06-03T15:47:00Z"/>
        </w:rPr>
        <w:pPrChange w:id="907" w:author="Steve Cook" w:date="2014-06-03T15:47:00Z">
          <w:pPr/>
        </w:pPrChange>
      </w:pPr>
      <w:del w:id="908" w:author="Steve Cook" w:date="2014-06-09T09:27:00Z">
        <w:r w:rsidDel="00103A09">
          <w:rPr>
            <w:noProof/>
            <w:lang w:val="en-GB" w:eastAsia="en-GB"/>
          </w:rPr>
          <w:drawing>
            <wp:inline distT="0" distB="0" distL="0" distR="0" wp14:anchorId="707E24B2" wp14:editId="3A71D22A">
              <wp:extent cx="5195241" cy="8426824"/>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95241" cy="8426824"/>
                      </a:xfrm>
                      <a:prstGeom prst="rect">
                        <a:avLst/>
                      </a:prstGeom>
                    </pic:spPr>
                  </pic:pic>
                </a:graphicData>
              </a:graphic>
            </wp:inline>
          </w:drawing>
        </w:r>
      </w:del>
    </w:p>
    <w:p w14:paraId="6DAEE93E" w14:textId="65CA17FC" w:rsidR="007C05DE" w:rsidRDefault="00DA6990">
      <w:pPr>
        <w:pStyle w:val="Caption"/>
        <w:pPrChange w:id="909" w:author="Steve Cook" w:date="2014-06-03T15:47:00Z">
          <w:pPr/>
        </w:pPrChange>
      </w:pPr>
      <w:bookmarkStart w:id="910" w:name="_Ref389574198"/>
      <w:bookmarkStart w:id="911" w:name="_Toc390089516"/>
      <w:ins w:id="912" w:author="Steve Cook" w:date="2014-06-03T15:47:00Z">
        <w:r>
          <w:t xml:space="preserve">Figure </w:t>
        </w:r>
        <w:r>
          <w:fldChar w:fldCharType="begin"/>
        </w:r>
        <w:r>
          <w:instrText xml:space="preserve"> SEQ Figure \* ARABIC </w:instrText>
        </w:r>
      </w:ins>
      <w:r>
        <w:fldChar w:fldCharType="separate"/>
      </w:r>
      <w:ins w:id="913" w:author="Steve Cook" w:date="2014-06-09T15:02:00Z">
        <w:r w:rsidR="00625C4E">
          <w:rPr>
            <w:noProof/>
          </w:rPr>
          <w:t>11</w:t>
        </w:r>
      </w:ins>
      <w:ins w:id="914" w:author="Steve Cook" w:date="2014-06-03T15:47:00Z">
        <w:r>
          <w:fldChar w:fldCharType="end"/>
        </w:r>
        <w:bookmarkEnd w:id="910"/>
        <w:r>
          <w:t xml:space="preserve"> GRA Annotations Model</w:t>
        </w:r>
      </w:ins>
      <w:bookmarkEnd w:id="911"/>
    </w:p>
    <w:p w14:paraId="5DAF462A" w14:textId="09ED1BFF" w:rsidR="007C05DE" w:rsidRDefault="007C05DE" w:rsidP="007C05DE">
      <w:del w:id="915" w:author="Steve Cook" w:date="2014-06-04T11:36:00Z">
        <w:r w:rsidDel="00A4596C">
          <w:lastRenderedPageBreak/>
          <w:delText>Note that t</w:delText>
        </w:r>
      </w:del>
      <w:ins w:id="916" w:author="Steve Cook" w:date="2014-06-04T11:36:00Z">
        <w:r w:rsidR="00A4596C">
          <w:t>T</w:t>
        </w:r>
      </w:ins>
      <w:r>
        <w:t xml:space="preserve">he orange classes are primarily defined by the GRA metadata structure </w:t>
      </w:r>
      <w:del w:id="917" w:author="Steve Cook" w:date="2014-06-04T11:35:00Z">
        <w:r w:rsidDel="00A4596C">
          <w:delText>where as</w:delText>
        </w:r>
      </w:del>
      <w:ins w:id="918" w:author="Steve Cook" w:date="2014-06-04T11:35:00Z">
        <w:r w:rsidR="00A4596C">
          <w:t>whereas</w:t>
        </w:r>
      </w:ins>
      <w:r>
        <w:t xml:space="preserve"> the blue classes extend this structure to include information required to populate and extend the technology artifacts (e.g. WSDL). </w:t>
      </w:r>
      <w:del w:id="919" w:author="Steve Cook" w:date="2014-06-04T11:36:00Z">
        <w:r w:rsidR="009F6E33" w:rsidDel="00A4596C">
          <w:delText xml:space="preserve">Note that the modeler MAY define any of the metadata elements, any </w:delText>
        </w:r>
        <w:r w:rsidR="009B7437" w:rsidDel="00A4596C">
          <w:delText xml:space="preserve">elements </w:delText>
        </w:r>
        <w:r w:rsidR="009F6E33" w:rsidDel="00A4596C">
          <w:delText>not defined are populated from the logical UML model.</w:delText>
        </w:r>
      </w:del>
    </w:p>
    <w:p w14:paraId="679D560E" w14:textId="38E1614C" w:rsidR="003457BD" w:rsidRDefault="003457BD" w:rsidP="007C05DE">
      <w:r>
        <w:t xml:space="preserve">The </w:t>
      </w:r>
      <w:del w:id="920" w:author="Steve Cook" w:date="2014-06-04T11:36:00Z">
        <w:r w:rsidDel="00A4596C">
          <w:delText xml:space="preserve">above </w:delText>
        </w:r>
      </w:del>
      <w:r>
        <w:t xml:space="preserve">model </w:t>
      </w:r>
      <w:ins w:id="921" w:author="Steve Cook" w:date="2014-06-04T11:36:00Z">
        <w:r w:rsidR="00A4596C">
          <w:t xml:space="preserve">above </w:t>
        </w:r>
      </w:ins>
      <w:r>
        <w:t>defines the metadata for “generic” SSPs</w:t>
      </w:r>
      <w:del w:id="922" w:author="Steve Cook" w:date="2014-06-04T11:36:00Z">
        <w:r w:rsidDel="00A4596C">
          <w:delText xml:space="preserve">, </w:delText>
        </w:r>
      </w:del>
      <w:ins w:id="923" w:author="Steve Cook" w:date="2014-06-04T11:36:00Z">
        <w:r w:rsidR="00A4596C">
          <w:t xml:space="preserve">; </w:t>
        </w:r>
      </w:ins>
      <w:r>
        <w:t>however most SSPs use WSDL and perhaps SOAP. Specific extensions to the metadata classes are provided to define WSDL/SOAP specific choices. Use of these extension</w:t>
      </w:r>
      <w:ins w:id="924" w:author="Steve Cook" w:date="2014-06-04T11:37:00Z">
        <w:r w:rsidR="00A4596C">
          <w:t>s</w:t>
        </w:r>
      </w:ins>
      <w:r>
        <w:t xml:space="preserve"> is optional</w:t>
      </w:r>
      <w:del w:id="925" w:author="Steve Cook" w:date="2014-06-04T11:37:00Z">
        <w:r w:rsidDel="00A4596C">
          <w:delText xml:space="preserve">, </w:delText>
        </w:r>
      </w:del>
      <w:ins w:id="926" w:author="Steve Cook" w:date="2014-06-04T11:37:00Z">
        <w:r w:rsidR="00A4596C">
          <w:t xml:space="preserve">; </w:t>
        </w:r>
      </w:ins>
      <w:r>
        <w:t>defaults may also be used. The WSDL/SOAP extensions also illustrate how template developers can introduce specific metadata elements for their technology choices. The following model defines the WSDL/SOAP metadata classes.</w:t>
      </w:r>
    </w:p>
    <w:p w14:paraId="3EE5EC7E" w14:textId="596DB8A3" w:rsidR="00DA6990" w:rsidRDefault="003457BD">
      <w:pPr>
        <w:keepNext/>
        <w:rPr>
          <w:ins w:id="927" w:author="Steve Cook" w:date="2014-06-03T15:48:00Z"/>
        </w:rPr>
        <w:pPrChange w:id="928" w:author="Steve Cook" w:date="2014-06-03T15:48:00Z">
          <w:pPr/>
        </w:pPrChange>
      </w:pPr>
      <w:del w:id="929" w:author="Steve Cook" w:date="2014-06-09T09:35:00Z">
        <w:r w:rsidDel="00103A09">
          <w:rPr>
            <w:noProof/>
            <w:lang w:val="en-GB" w:eastAsia="en-GB"/>
          </w:rPr>
          <w:drawing>
            <wp:inline distT="0" distB="0" distL="0" distR="0" wp14:anchorId="37B0CEDD" wp14:editId="46D17584">
              <wp:extent cx="5943600" cy="21729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del>
      <w:ins w:id="930" w:author="Steve Cook" w:date="2014-06-09T09:35:00Z">
        <w:r w:rsidR="00103A09">
          <w:rPr>
            <w:noProof/>
            <w:lang w:val="en-GB" w:eastAsia="en-GB"/>
          </w:rPr>
          <w:drawing>
            <wp:inline distT="0" distB="0" distL="0" distR="0" wp14:anchorId="61512F3D" wp14:editId="078319D6">
              <wp:extent cx="5732145" cy="218630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APExtensions.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2186305"/>
                      </a:xfrm>
                      <a:prstGeom prst="rect">
                        <a:avLst/>
                      </a:prstGeom>
                    </pic:spPr>
                  </pic:pic>
                </a:graphicData>
              </a:graphic>
            </wp:inline>
          </w:drawing>
        </w:r>
      </w:ins>
    </w:p>
    <w:p w14:paraId="6E79C774" w14:textId="0113ECCA" w:rsidR="003457BD" w:rsidRDefault="00DA6990">
      <w:pPr>
        <w:pStyle w:val="Caption"/>
        <w:pPrChange w:id="931" w:author="Steve Cook" w:date="2014-06-03T15:48:00Z">
          <w:pPr/>
        </w:pPrChange>
      </w:pPr>
      <w:bookmarkStart w:id="932" w:name="_Ref389574208"/>
      <w:bookmarkStart w:id="933" w:name="_Toc390089517"/>
      <w:ins w:id="934" w:author="Steve Cook" w:date="2014-06-03T15:48:00Z">
        <w:r>
          <w:t xml:space="preserve">Figure </w:t>
        </w:r>
        <w:r>
          <w:fldChar w:fldCharType="begin"/>
        </w:r>
        <w:r>
          <w:instrText xml:space="preserve"> SEQ Figure \* ARABIC </w:instrText>
        </w:r>
      </w:ins>
      <w:r>
        <w:fldChar w:fldCharType="separate"/>
      </w:r>
      <w:ins w:id="935" w:author="Steve Cook" w:date="2014-06-09T15:02:00Z">
        <w:r w:rsidR="00625C4E">
          <w:rPr>
            <w:noProof/>
          </w:rPr>
          <w:t>12</w:t>
        </w:r>
      </w:ins>
      <w:ins w:id="936" w:author="Steve Cook" w:date="2014-06-03T15:48:00Z">
        <w:r>
          <w:fldChar w:fldCharType="end"/>
        </w:r>
        <w:bookmarkEnd w:id="932"/>
        <w:r>
          <w:t xml:space="preserve"> GRA Annotations Model for WSDL</w:t>
        </w:r>
      </w:ins>
      <w:bookmarkEnd w:id="933"/>
    </w:p>
    <w:p w14:paraId="64AE56FD" w14:textId="57AE9AC1" w:rsidR="009F6E33" w:rsidRDefault="00F5547A">
      <w:pPr>
        <w:pStyle w:val="Heading1"/>
        <w:pPrChange w:id="937" w:author="Steve Cook" w:date="2014-06-04T11:23:00Z">
          <w:pPr>
            <w:pStyle w:val="Heading2"/>
          </w:pPr>
        </w:pPrChange>
      </w:pPr>
      <w:del w:id="938" w:author="Steve Cook" w:date="2014-06-09T14:24:00Z">
        <w:r w:rsidDel="003B0A24">
          <w:rPr>
            <w:noProof/>
            <w:lang w:val="en-GB" w:eastAsia="en-GB"/>
            <w:rPrChange w:id="939" w:author="Unknown">
              <w:rPr>
                <w:noProof/>
                <w:lang w:val="en-GB" w:eastAsia="en-GB"/>
              </w:rPr>
            </w:rPrChange>
          </w:rPr>
          <w:drawing>
            <wp:anchor distT="0" distB="0" distL="114300" distR="114300" simplePos="0" relativeHeight="251658752" behindDoc="0" locked="0" layoutInCell="1" allowOverlap="1" wp14:anchorId="54790D65" wp14:editId="6073CCEE">
              <wp:simplePos x="0" y="0"/>
              <wp:positionH relativeFrom="column">
                <wp:posOffset>2599055</wp:posOffset>
              </wp:positionH>
              <wp:positionV relativeFrom="paragraph">
                <wp:posOffset>82550</wp:posOffset>
              </wp:positionV>
              <wp:extent cx="3576320" cy="1981200"/>
              <wp:effectExtent l="0" t="0" r="5080" b="0"/>
              <wp:wrapTight wrapText="bothSides">
                <wp:wrapPolygon edited="0">
                  <wp:start x="0" y="0"/>
                  <wp:lineTo x="0" y="21392"/>
                  <wp:lineTo x="21516" y="21392"/>
                  <wp:lineTo x="2151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76320" cy="1981200"/>
                      </a:xfrm>
                      <a:prstGeom prst="rect">
                        <a:avLst/>
                      </a:prstGeom>
                    </pic:spPr>
                  </pic:pic>
                </a:graphicData>
              </a:graphic>
              <wp14:sizeRelH relativeFrom="margin">
                <wp14:pctWidth>0</wp14:pctWidth>
              </wp14:sizeRelH>
              <wp14:sizeRelV relativeFrom="margin">
                <wp14:pctHeight>0</wp14:pctHeight>
              </wp14:sizeRelV>
            </wp:anchor>
          </w:drawing>
        </w:r>
      </w:del>
      <w:bookmarkStart w:id="940" w:name="_Toc390089503"/>
      <w:r w:rsidR="009F6E33">
        <w:t>Execution of Phase-2 provisioning</w:t>
      </w:r>
      <w:bookmarkEnd w:id="940"/>
    </w:p>
    <w:p w14:paraId="40570885" w14:textId="0BFEDED0" w:rsidR="009F6E33" w:rsidRDefault="00F5547A" w:rsidP="007C05DE">
      <w:r>
        <w:t>As part of the GRA specification a Transformation template is specified</w:t>
      </w:r>
      <w:del w:id="941" w:author="Steve Cook" w:date="2014-06-04T11:40:00Z">
        <w:r w:rsidDel="00A4596C">
          <w:delText xml:space="preserve">, </w:delText>
        </w:r>
      </w:del>
      <w:ins w:id="942" w:author="Steve Cook" w:date="2014-06-04T11:40:00Z">
        <w:r w:rsidR="00A4596C">
          <w:t xml:space="preserve">.  </w:t>
        </w:r>
      </w:ins>
      <w:del w:id="943" w:author="Steve Cook" w:date="2014-06-04T11:40:00Z">
        <w:r w:rsidDel="00A4596C">
          <w:delText>i</w:delText>
        </w:r>
      </w:del>
      <w:ins w:id="944" w:author="Steve Cook" w:date="2014-06-04T11:40:00Z">
        <w:r w:rsidR="00A4596C">
          <w:t>I</w:t>
        </w:r>
      </w:ins>
      <w:r>
        <w:t xml:space="preserve">n the example case it is “http:it.ojp.gov/gsp/BaseSSPTransform”. This is an XSLT transform that is executed on each artifact of the skeleton SSP to produce the final SSP. The skeleton SSP combined with the annotation metadata provide the parameters for these transforms. There are essentially no rules about what can or </w:t>
      </w:r>
      <w:r w:rsidR="009B7437">
        <w:t>cannot</w:t>
      </w:r>
      <w:r>
        <w:t xml:space="preserve"> be done in a phase-2 transformation</w:t>
      </w:r>
      <w:del w:id="945" w:author="Steve Cook" w:date="2014-06-04T11:40:00Z">
        <w:r w:rsidDel="00A4596C">
          <w:delText xml:space="preserve">, </w:delText>
        </w:r>
      </w:del>
      <w:ins w:id="946" w:author="Steve Cook" w:date="2014-06-04T11:40:00Z">
        <w:r w:rsidR="00A4596C">
          <w:t xml:space="preserve">. </w:t>
        </w:r>
      </w:ins>
      <w:del w:id="947" w:author="Steve Cook" w:date="2014-06-04T11:40:00Z">
        <w:r w:rsidDel="00A4596C">
          <w:delText>i</w:delText>
        </w:r>
      </w:del>
      <w:ins w:id="948" w:author="Steve Cook" w:date="2014-06-04T11:40:00Z">
        <w:r w:rsidR="00A4596C">
          <w:t>I</w:t>
        </w:r>
      </w:ins>
      <w:r>
        <w:t>f a user transformation is specified it is the responsibility of the provider to ensure that a GRA conformant SSP is produced.</w:t>
      </w:r>
    </w:p>
    <w:p w14:paraId="5E135BBC" w14:textId="3F76CF1F" w:rsidR="00F5547A" w:rsidRDefault="00F5547A" w:rsidP="007C05DE"/>
    <w:p w14:paraId="3FFC5C38" w14:textId="77777777" w:rsidR="009B7437" w:rsidRDefault="009B7437">
      <w:pPr>
        <w:spacing w:after="160" w:line="259" w:lineRule="auto"/>
        <w:rPr>
          <w:rFonts w:asciiTheme="majorHAnsi" w:eastAsiaTheme="majorEastAsia" w:hAnsiTheme="majorHAnsi" w:cstheme="majorBidi"/>
          <w:color w:val="2E74B5" w:themeColor="accent1" w:themeShade="BF"/>
          <w:sz w:val="32"/>
          <w:szCs w:val="32"/>
        </w:rPr>
      </w:pPr>
      <w:r>
        <w:br w:type="page"/>
      </w:r>
    </w:p>
    <w:p w14:paraId="0573916E" w14:textId="14DCEAF2" w:rsidR="00AA048F" w:rsidRDefault="00AA048F" w:rsidP="00B35E31">
      <w:pPr>
        <w:pStyle w:val="Heading1"/>
        <w:rPr>
          <w:ins w:id="949" w:author="Steve Cook" w:date="2014-06-03T15:55:00Z"/>
        </w:rPr>
      </w:pPr>
      <w:bookmarkStart w:id="950" w:name="_Toc390089504"/>
      <w:ins w:id="951" w:author="Steve Cook" w:date="2014-06-03T15:55:00Z">
        <w:r>
          <w:lastRenderedPageBreak/>
          <w:t>Appendix A: Supporting Artifacts</w:t>
        </w:r>
        <w:bookmarkEnd w:id="950"/>
      </w:ins>
    </w:p>
    <w:p w14:paraId="58C87BB4" w14:textId="08AF9CC4" w:rsidR="00AA048F" w:rsidRDefault="00AA048F" w:rsidP="00AA048F">
      <w:pPr>
        <w:rPr>
          <w:ins w:id="952" w:author="Steve Cook" w:date="2014-06-03T15:55:00Z"/>
        </w:rPr>
      </w:pPr>
      <w:ins w:id="953" w:author="Steve Cook" w:date="2014-06-03T15:55:00Z">
        <w:r>
          <w:t xml:space="preserve">The following artifacts are provided </w:t>
        </w:r>
      </w:ins>
      <w:ins w:id="954" w:author="Steve Cook" w:date="2014-06-04T12:17:00Z">
        <w:r w:rsidR="00AC3D74">
          <w:t>as ancillary to</w:t>
        </w:r>
      </w:ins>
      <w:ins w:id="955" w:author="Steve Cook" w:date="2014-06-03T15:55:00Z">
        <w:r>
          <w:t xml:space="preserve"> this design document:</w:t>
        </w:r>
      </w:ins>
    </w:p>
    <w:p w14:paraId="1E3E842E" w14:textId="7A6E15A6" w:rsidR="00AA048F" w:rsidRDefault="00AA048F" w:rsidP="00AA048F">
      <w:pPr>
        <w:pStyle w:val="ListParagraph"/>
        <w:numPr>
          <w:ilvl w:val="0"/>
          <w:numId w:val="17"/>
        </w:numPr>
        <w:rPr>
          <w:ins w:id="956" w:author="Steve Cook" w:date="2014-06-03T15:55:00Z"/>
        </w:rPr>
      </w:pPr>
      <w:ins w:id="957" w:author="Steve Cook" w:date="2014-06-03T15:55:00Z">
        <w:r>
          <w:t>GRAAnnotationModel</w:t>
        </w:r>
      </w:ins>
      <w:ins w:id="958" w:author="Steve Cook" w:date="2014-06-04T11:54:00Z">
        <w:r w:rsidR="003E2712">
          <w:t>.mdzip</w:t>
        </w:r>
      </w:ins>
      <w:ins w:id="959" w:author="Steve Cook" w:date="2014-06-03T15:55:00Z">
        <w:r>
          <w:t xml:space="preserve"> – </w:t>
        </w:r>
      </w:ins>
      <w:ins w:id="960" w:author="Steve Cook" w:date="2014-06-04T11:52:00Z">
        <w:r w:rsidR="003E2712">
          <w:t xml:space="preserve">the models in </w:t>
        </w:r>
        <w:r w:rsidR="003E2712">
          <w:fldChar w:fldCharType="begin"/>
        </w:r>
        <w:r w:rsidR="003E2712">
          <w:instrText xml:space="preserve"> REF _Ref389574198 \h </w:instrText>
        </w:r>
      </w:ins>
      <w:r w:rsidR="003E2712">
        <w:fldChar w:fldCharType="separate"/>
      </w:r>
      <w:ins w:id="961" w:author="Steve Cook" w:date="2014-06-09T15:02:00Z">
        <w:r w:rsidR="00625C4E">
          <w:t xml:space="preserve">Figure </w:t>
        </w:r>
        <w:r w:rsidR="00625C4E">
          <w:rPr>
            <w:noProof/>
          </w:rPr>
          <w:t>11</w:t>
        </w:r>
      </w:ins>
      <w:ins w:id="962" w:author="Steve Cook" w:date="2014-06-04T11:52:00Z">
        <w:r w:rsidR="003E2712">
          <w:fldChar w:fldCharType="end"/>
        </w:r>
      </w:ins>
      <w:ins w:id="963" w:author="Steve Cook" w:date="2014-06-03T15:55:00Z">
        <w:r w:rsidR="003E2712">
          <w:t xml:space="preserve"> and </w:t>
        </w:r>
      </w:ins>
      <w:ins w:id="964" w:author="Steve Cook" w:date="2014-06-04T11:52:00Z">
        <w:r w:rsidR="003E2712">
          <w:fldChar w:fldCharType="begin"/>
        </w:r>
        <w:r w:rsidR="003E2712">
          <w:instrText xml:space="preserve"> REF _Ref389574208 \h </w:instrText>
        </w:r>
      </w:ins>
      <w:r w:rsidR="003E2712">
        <w:fldChar w:fldCharType="separate"/>
      </w:r>
      <w:ins w:id="965" w:author="Steve Cook" w:date="2014-06-09T15:02:00Z">
        <w:r w:rsidR="00625C4E">
          <w:t xml:space="preserve">Figure </w:t>
        </w:r>
        <w:r w:rsidR="00625C4E">
          <w:rPr>
            <w:noProof/>
          </w:rPr>
          <w:t>12</w:t>
        </w:r>
      </w:ins>
      <w:ins w:id="966" w:author="Steve Cook" w:date="2014-06-04T11:52:00Z">
        <w:r w:rsidR="003E2712">
          <w:fldChar w:fldCharType="end"/>
        </w:r>
        <w:r w:rsidR="003E2712">
          <w:t xml:space="preserve">, together with a small UML profile that defines the stereotypes used to decorate the PIM as in </w:t>
        </w:r>
      </w:ins>
      <w:ins w:id="967" w:author="Steve Cook" w:date="2014-06-04T11:53:00Z">
        <w:r w:rsidR="003E2712">
          <w:fldChar w:fldCharType="begin"/>
        </w:r>
        <w:r w:rsidR="003E2712">
          <w:instrText xml:space="preserve"> REF _Ref389646142 \h </w:instrText>
        </w:r>
      </w:ins>
      <w:r w:rsidR="003E2712">
        <w:fldChar w:fldCharType="separate"/>
      </w:r>
      <w:ins w:id="968" w:author="Steve Cook" w:date="2014-06-09T15:02:00Z">
        <w:r w:rsidR="00625C4E">
          <w:t xml:space="preserve">Figure </w:t>
        </w:r>
        <w:r w:rsidR="00625C4E">
          <w:rPr>
            <w:noProof/>
          </w:rPr>
          <w:t>3</w:t>
        </w:r>
      </w:ins>
      <w:ins w:id="969" w:author="Steve Cook" w:date="2014-06-04T11:53:00Z">
        <w:r w:rsidR="003E2712">
          <w:fldChar w:fldCharType="end"/>
        </w:r>
        <w:r w:rsidR="003E2712">
          <w:t xml:space="preserve">.  </w:t>
        </w:r>
      </w:ins>
    </w:p>
    <w:p w14:paraId="5F619FBE" w14:textId="0FBD3696" w:rsidR="00AA048F" w:rsidRDefault="00AA048F" w:rsidP="00AA048F">
      <w:pPr>
        <w:pStyle w:val="ListParagraph"/>
        <w:numPr>
          <w:ilvl w:val="0"/>
          <w:numId w:val="17"/>
        </w:numPr>
        <w:rPr>
          <w:ins w:id="970" w:author="Steve Cook" w:date="2014-06-03T15:55:00Z"/>
        </w:rPr>
      </w:pPr>
      <w:ins w:id="971" w:author="Steve Cook" w:date="2014-06-03T15:55:00Z">
        <w:r>
          <w:t>GRAAnnotationIEPD</w:t>
        </w:r>
      </w:ins>
      <w:ins w:id="972" w:author="Steve Cook" w:date="2014-06-04T11:54:00Z">
        <w:r w:rsidR="003E2712">
          <w:t>.mdzip</w:t>
        </w:r>
      </w:ins>
      <w:ins w:id="973" w:author="Steve Cook" w:date="2014-06-03T15:55:00Z">
        <w:r>
          <w:t xml:space="preserve"> – a NIEM-UML IEPD that imports the annotation model and defines the production of an NIEM IEPD for GRA annotations.</w:t>
        </w:r>
      </w:ins>
    </w:p>
    <w:p w14:paraId="3F3A1D5B" w14:textId="0392208D" w:rsidR="00AA048F" w:rsidRDefault="00AA048F" w:rsidP="003E2712">
      <w:pPr>
        <w:pStyle w:val="ListParagraph"/>
        <w:numPr>
          <w:ilvl w:val="0"/>
          <w:numId w:val="17"/>
        </w:numPr>
        <w:rPr>
          <w:ins w:id="974" w:author="Steve Cook" w:date="2014-06-03T15:55:00Z"/>
        </w:rPr>
      </w:pPr>
      <w:ins w:id="975" w:author="Steve Cook" w:date="2014-06-03T15:55:00Z">
        <w:r>
          <w:t>GRAAnnotationIEPD – The generated IEPD with schema</w:t>
        </w:r>
      </w:ins>
      <w:ins w:id="976" w:author="Steve Cook" w:date="2014-06-04T12:01:00Z">
        <w:r w:rsidR="003E2712">
          <w:t>s</w:t>
        </w:r>
      </w:ins>
      <w:ins w:id="977" w:author="Steve Cook" w:date="2014-06-03T15:55:00Z">
        <w:r>
          <w:t xml:space="preserve"> for the GRA annotation model.</w:t>
        </w:r>
      </w:ins>
      <w:ins w:id="978" w:author="Steve Cook" w:date="2014-06-04T11:58:00Z">
        <w:r w:rsidR="003E2712">
          <w:t xml:space="preserve"> The generated IEPD is in a folder called </w:t>
        </w:r>
      </w:ins>
      <w:ins w:id="979" w:author="Steve Cook" w:date="2014-06-04T11:59:00Z">
        <w:r w:rsidR="003E2712" w:rsidRPr="003E2712">
          <w:t>GRAAnnotationIEPD-1.0.iepd</w:t>
        </w:r>
        <w:r w:rsidR="003E2712">
          <w:t xml:space="preserve"> and the generated schema</w:t>
        </w:r>
      </w:ins>
      <w:ins w:id="980" w:author="Steve Cook" w:date="2014-06-04T12:01:00Z">
        <w:r w:rsidR="003E2712">
          <w:t>s</w:t>
        </w:r>
      </w:ins>
      <w:ins w:id="981" w:author="Steve Cook" w:date="2014-06-04T11:59:00Z">
        <w:r w:rsidR="003E2712">
          <w:t xml:space="preserve"> </w:t>
        </w:r>
      </w:ins>
      <w:ins w:id="982" w:author="Steve Cook" w:date="2014-06-04T12:01:00Z">
        <w:r w:rsidR="003E2712">
          <w:t>are in the GRAUML subfolder.</w:t>
        </w:r>
      </w:ins>
      <w:ins w:id="983" w:author="Steve Cook" w:date="2014-06-04T11:59:00Z">
        <w:r w:rsidR="003E2712">
          <w:t xml:space="preserve"> </w:t>
        </w:r>
      </w:ins>
    </w:p>
    <w:p w14:paraId="10F83D76" w14:textId="03226FDE" w:rsidR="00AA048F" w:rsidRDefault="00472B82">
      <w:pPr>
        <w:pStyle w:val="ListParagraph"/>
        <w:numPr>
          <w:ilvl w:val="0"/>
          <w:numId w:val="17"/>
        </w:numPr>
        <w:rPr>
          <w:ins w:id="984" w:author="Steve Cook" w:date="2014-06-03T15:55:00Z"/>
        </w:rPr>
      </w:pPr>
      <w:ins w:id="985" w:author="Steve Cook" w:date="2014-06-09T14:58:00Z">
        <w:r>
          <w:t>SIRS-Service</w:t>
        </w:r>
      </w:ins>
      <w:ins w:id="986" w:author="Steve Cook" w:date="2014-06-04T12:15:00Z">
        <w:r w:rsidR="00AC3D74">
          <w:t>.mdzip</w:t>
        </w:r>
      </w:ins>
      <w:ins w:id="987" w:author="Steve Cook" w:date="2014-06-03T15:55:00Z">
        <w:r w:rsidR="00AA048F">
          <w:t xml:space="preserve"> – </w:t>
        </w:r>
      </w:ins>
      <w:ins w:id="988" w:author="Steve Cook" w:date="2014-06-04T12:02:00Z">
        <w:r w:rsidR="003E2712">
          <w:t xml:space="preserve">the </w:t>
        </w:r>
      </w:ins>
      <w:ins w:id="989" w:author="Steve Cook" w:date="2014-06-09T14:58:00Z">
        <w:r>
          <w:t>SIRS</w:t>
        </w:r>
      </w:ins>
      <w:ins w:id="990" w:author="Steve Cook" w:date="2014-06-03T15:55:00Z">
        <w:r w:rsidR="00AA048F">
          <w:t xml:space="preserve"> example SSP </w:t>
        </w:r>
      </w:ins>
      <w:ins w:id="991" w:author="Steve Cook" w:date="2014-06-04T12:02:00Z">
        <w:r w:rsidR="00E91037">
          <w:t>modeled using GRA-UML according to this approach</w:t>
        </w:r>
      </w:ins>
      <w:ins w:id="992" w:author="Steve Cook" w:date="2014-06-03T15:55:00Z">
        <w:r>
          <w:t>.</w:t>
        </w:r>
      </w:ins>
    </w:p>
    <w:p w14:paraId="19AB88C1" w14:textId="1C6103AE" w:rsidR="00AC3D74" w:rsidRDefault="00AC3D74">
      <w:pPr>
        <w:tabs>
          <w:tab w:val="left" w:pos="5970"/>
        </w:tabs>
        <w:rPr>
          <w:ins w:id="993" w:author="Steve Cook" w:date="2014-06-04T12:15:00Z"/>
          <w:i/>
        </w:rPr>
        <w:pPrChange w:id="994" w:author="Steve Cook" w:date="2014-06-04T12:16:00Z">
          <w:pPr>
            <w:pStyle w:val="Heading1"/>
          </w:pPr>
        </w:pPrChange>
      </w:pPr>
      <w:ins w:id="995" w:author="Steve Cook" w:date="2014-06-04T12:15:00Z">
        <w:r w:rsidRPr="007E55D0">
          <w:rPr>
            <w:i/>
          </w:rPr>
          <w:t>Note</w:t>
        </w:r>
        <w:r>
          <w:t xml:space="preserve">: </w:t>
        </w:r>
      </w:ins>
      <w:ins w:id="996" w:author="Steve Cook" w:date="2014-06-04T12:16:00Z">
        <w:r>
          <w:t>The .mdzip files are MagicDraw 17.0.5 zipped project file</w:t>
        </w:r>
      </w:ins>
      <w:ins w:id="997" w:author="Steve Cook" w:date="2014-06-04T15:04:00Z">
        <w:r w:rsidR="002836F3">
          <w:t>s</w:t>
        </w:r>
      </w:ins>
      <w:ins w:id="998" w:author="Steve Cook" w:date="2014-06-04T12:16:00Z">
        <w:r>
          <w:t>.</w:t>
        </w:r>
        <w:r>
          <w:tab/>
        </w:r>
      </w:ins>
    </w:p>
    <w:p w14:paraId="3D9EEC52" w14:textId="5B2A4F3E" w:rsidR="00AA048F" w:rsidRPr="001F4DD5" w:rsidRDefault="00AA048F">
      <w:pPr>
        <w:rPr>
          <w:ins w:id="999" w:author="Steve Cook" w:date="2014-06-03T15:55:00Z"/>
        </w:rPr>
        <w:pPrChange w:id="1000" w:author="Steve Cook" w:date="2014-06-03T15:55:00Z">
          <w:pPr>
            <w:pStyle w:val="Heading1"/>
          </w:pPr>
        </w:pPrChange>
      </w:pPr>
      <w:ins w:id="1001" w:author="Steve Cook" w:date="2014-06-03T15:55:00Z">
        <w:r w:rsidRPr="00E91037">
          <w:rPr>
            <w:i/>
            <w:rPrChange w:id="1002" w:author="Steve Cook" w:date="2014-06-04T12:02:00Z">
              <w:rPr/>
            </w:rPrChange>
          </w:rPr>
          <w:t>Note</w:t>
        </w:r>
        <w:r w:rsidR="00E91037">
          <w:t xml:space="preserve">: </w:t>
        </w:r>
        <w:r>
          <w:t xml:space="preserve">we don’t yet have a fully populated </w:t>
        </w:r>
      </w:ins>
      <w:ins w:id="1003" w:author="Steve Cook" w:date="2014-06-03T15:56:00Z">
        <w:r>
          <w:t>a</w:t>
        </w:r>
      </w:ins>
      <w:ins w:id="1004" w:author="Steve Cook" w:date="2014-06-03T15:55:00Z">
        <w:r>
          <w:t>nnotation.xml</w:t>
        </w:r>
      </w:ins>
      <w:ins w:id="1005" w:author="Steve Cook" w:date="2014-06-09T15:01:00Z">
        <w:r w:rsidR="00472B82">
          <w:t xml:space="preserve"> or metadata.xml</w:t>
        </w:r>
      </w:ins>
      <w:ins w:id="1006" w:author="Steve Cook" w:date="2014-06-03T15:55:00Z">
        <w:r>
          <w:t xml:space="preserve"> file.</w:t>
        </w:r>
      </w:ins>
    </w:p>
    <w:p w14:paraId="055C1604" w14:textId="0B00FD26" w:rsidR="00B35E31" w:rsidRDefault="00B35E31" w:rsidP="00B35E31">
      <w:pPr>
        <w:pStyle w:val="Heading1"/>
      </w:pPr>
      <w:bookmarkStart w:id="1007" w:name="_Toc390089505"/>
      <w:r w:rsidRPr="006851BC">
        <w:t xml:space="preserve">Appendix </w:t>
      </w:r>
      <w:r>
        <w:t>B</w:t>
      </w:r>
      <w:r w:rsidR="00F01254">
        <w:t>: Revision</w:t>
      </w:r>
      <w:r w:rsidRPr="006851BC">
        <w:t xml:space="preserve"> History</w:t>
      </w:r>
      <w:bookmarkEnd w:id="870"/>
      <w:bookmarkEnd w:id="1007"/>
    </w:p>
    <w:p w14:paraId="38C54A1B" w14:textId="77777777" w:rsidR="00B35E31" w:rsidRPr="00B35E31" w:rsidRDefault="00B35E31" w:rsidP="00B35E31"/>
    <w:tbl>
      <w:tblPr>
        <w:tblStyle w:val="LightShading-Accent1"/>
        <w:tblW w:w="8370" w:type="dxa"/>
        <w:jc w:val="center"/>
        <w:tblLayout w:type="fixed"/>
        <w:tblLook w:val="04A0" w:firstRow="1" w:lastRow="0" w:firstColumn="1" w:lastColumn="0" w:noHBand="0" w:noVBand="1"/>
      </w:tblPr>
      <w:tblGrid>
        <w:gridCol w:w="1035"/>
        <w:gridCol w:w="765"/>
        <w:gridCol w:w="2070"/>
        <w:gridCol w:w="4500"/>
      </w:tblGrid>
      <w:tr w:rsidR="00B35E31" w:rsidRPr="006851BC" w14:paraId="0E683B60" w14:textId="77777777" w:rsidTr="005203EB">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035" w:type="dxa"/>
          </w:tcPr>
          <w:p w14:paraId="03B8BF8F" w14:textId="77777777" w:rsidR="00B35E31" w:rsidRPr="002A539D" w:rsidRDefault="00B35E31" w:rsidP="00F01254">
            <w:pPr>
              <w:pStyle w:val="JRANormalText"/>
              <w:ind w:left="0"/>
              <w:rPr>
                <w:rFonts w:ascii="Calibri" w:hAnsi="Calibri" w:cs="Calibri"/>
              </w:rPr>
            </w:pPr>
            <w:r w:rsidRPr="002A539D">
              <w:rPr>
                <w:rFonts w:ascii="Calibri" w:hAnsi="Calibri" w:cs="Calibri"/>
              </w:rPr>
              <w:t>Date</w:t>
            </w:r>
          </w:p>
        </w:tc>
        <w:tc>
          <w:tcPr>
            <w:tcW w:w="765" w:type="dxa"/>
          </w:tcPr>
          <w:p w14:paraId="61998AF1" w14:textId="77777777" w:rsidR="00B35E31" w:rsidRPr="002A539D" w:rsidRDefault="00B35E31">
            <w:pPr>
              <w:pStyle w:val="JRANormalText"/>
              <w:ind w:left="0" w:right="-223"/>
              <w:cnfStyle w:val="100000000000" w:firstRow="1" w:lastRow="0" w:firstColumn="0" w:lastColumn="0" w:oddVBand="0" w:evenVBand="0" w:oddHBand="0" w:evenHBand="0" w:firstRowFirstColumn="0" w:firstRowLastColumn="0" w:lastRowFirstColumn="0" w:lastRowLastColumn="0"/>
              <w:rPr>
                <w:rFonts w:ascii="Calibri" w:hAnsi="Calibri" w:cs="Calibri"/>
              </w:rPr>
              <w:pPrChange w:id="1008" w:author="Steve Cook" w:date="2014-06-03T15:50:00Z">
                <w:pPr>
                  <w:pStyle w:val="JRANormalText"/>
                  <w:ind w:left="0"/>
                  <w:cnfStyle w:val="100000000000" w:firstRow="1" w:lastRow="0" w:firstColumn="0" w:lastColumn="0" w:oddVBand="0" w:evenVBand="0" w:oddHBand="0" w:evenHBand="0" w:firstRowFirstColumn="0" w:firstRowLastColumn="0" w:lastRowFirstColumn="0" w:lastRowLastColumn="0"/>
                </w:pPr>
              </w:pPrChange>
            </w:pPr>
            <w:r w:rsidRPr="002A539D">
              <w:rPr>
                <w:rFonts w:ascii="Calibri" w:hAnsi="Calibri" w:cs="Calibri"/>
              </w:rPr>
              <w:t>Version</w:t>
            </w:r>
          </w:p>
        </w:tc>
        <w:tc>
          <w:tcPr>
            <w:tcW w:w="2070" w:type="dxa"/>
          </w:tcPr>
          <w:p w14:paraId="5A743004" w14:textId="77777777" w:rsidR="00B35E31" w:rsidRPr="002A539D" w:rsidRDefault="00B35E31" w:rsidP="00F01254">
            <w:pPr>
              <w:pStyle w:val="JRANormalText"/>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Editor</w:t>
            </w:r>
          </w:p>
        </w:tc>
        <w:tc>
          <w:tcPr>
            <w:tcW w:w="4500" w:type="dxa"/>
          </w:tcPr>
          <w:p w14:paraId="3662FBF2" w14:textId="77777777" w:rsidR="00B35E31" w:rsidRPr="002A539D" w:rsidRDefault="00B35E31" w:rsidP="00F01254">
            <w:pPr>
              <w:pStyle w:val="JRANormalText"/>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Change</w:t>
            </w:r>
          </w:p>
        </w:tc>
      </w:tr>
      <w:tr w:rsidR="00B35E31" w:rsidRPr="006851BC" w14:paraId="17C47755" w14:textId="77777777" w:rsidTr="005203EB">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1035" w:type="dxa"/>
          </w:tcPr>
          <w:p w14:paraId="5E5B4883" w14:textId="18D6415E" w:rsidR="00B35E31" w:rsidRPr="00490B79" w:rsidRDefault="00345409" w:rsidP="005F154B">
            <w:pPr>
              <w:pStyle w:val="JRANormalText"/>
              <w:ind w:left="0"/>
              <w:rPr>
                <w:rFonts w:ascii="Calibri" w:hAnsi="Calibri" w:cs="Calibri"/>
              </w:rPr>
            </w:pPr>
            <w:r w:rsidRPr="00345409">
              <w:rPr>
                <w:rFonts w:ascii="Calibri" w:hAnsi="Calibri" w:cs="Calibri"/>
                <w:sz w:val="18"/>
              </w:rPr>
              <w:t>5/</w:t>
            </w:r>
            <w:r w:rsidR="005F154B">
              <w:rPr>
                <w:rFonts w:ascii="Calibri" w:hAnsi="Calibri" w:cs="Calibri"/>
                <w:sz w:val="18"/>
              </w:rPr>
              <w:t>26</w:t>
            </w:r>
            <w:r w:rsidRPr="00345409">
              <w:rPr>
                <w:rFonts w:ascii="Calibri" w:hAnsi="Calibri" w:cs="Calibri"/>
                <w:sz w:val="18"/>
              </w:rPr>
              <w:t>/2014</w:t>
            </w:r>
          </w:p>
        </w:tc>
        <w:tc>
          <w:tcPr>
            <w:tcW w:w="765" w:type="dxa"/>
          </w:tcPr>
          <w:p w14:paraId="6EF9AD51" w14:textId="11B5FC49" w:rsidR="00B35E31" w:rsidRPr="00490B79" w:rsidRDefault="00345409">
            <w:pPr>
              <w:pStyle w:val="JRANormalText"/>
              <w:ind w:left="0" w:right="-223"/>
              <w:cnfStyle w:val="000000100000" w:firstRow="0" w:lastRow="0" w:firstColumn="0" w:lastColumn="0" w:oddVBand="0" w:evenVBand="0" w:oddHBand="1" w:evenHBand="0" w:firstRowFirstColumn="0" w:firstRowLastColumn="0" w:lastRowFirstColumn="0" w:lastRowLastColumn="0"/>
              <w:rPr>
                <w:rFonts w:ascii="Calibri" w:hAnsi="Calibri" w:cs="Calibri"/>
              </w:rPr>
              <w:pPrChange w:id="1009" w:author="Steve Cook" w:date="2014-06-03T15:50:00Z">
                <w:pPr>
                  <w:pStyle w:val="JRANormalText"/>
                  <w:ind w:left="0"/>
                  <w:cnfStyle w:val="000000100000" w:firstRow="0" w:lastRow="0" w:firstColumn="0" w:lastColumn="0" w:oddVBand="0" w:evenVBand="0" w:oddHBand="1" w:evenHBand="0" w:firstRowFirstColumn="0" w:firstRowLastColumn="0" w:lastRowFirstColumn="0" w:lastRowLastColumn="0"/>
                </w:pPr>
              </w:pPrChange>
            </w:pPr>
            <w:r>
              <w:rPr>
                <w:rFonts w:ascii="Calibri" w:hAnsi="Calibri" w:cs="Calibri"/>
              </w:rPr>
              <w:t>0.</w:t>
            </w:r>
            <w:r w:rsidR="005F154B">
              <w:rPr>
                <w:rFonts w:ascii="Calibri" w:hAnsi="Calibri" w:cs="Calibri"/>
              </w:rPr>
              <w:t>1</w:t>
            </w:r>
          </w:p>
        </w:tc>
        <w:tc>
          <w:tcPr>
            <w:tcW w:w="2070" w:type="dxa"/>
          </w:tcPr>
          <w:p w14:paraId="7B7AF38F" w14:textId="36C4CE9A" w:rsidR="00B35E31" w:rsidRPr="00490B79" w:rsidRDefault="00345409" w:rsidP="00F01254">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r>
              <w:rPr>
                <w:rFonts w:ascii="Calibri" w:hAnsi="Calibri" w:cs="Calibri"/>
                <w:lang w:val="fr-FR"/>
              </w:rPr>
              <w:t>Cory Casanave</w:t>
            </w:r>
          </w:p>
        </w:tc>
        <w:tc>
          <w:tcPr>
            <w:tcW w:w="4500" w:type="dxa"/>
          </w:tcPr>
          <w:p w14:paraId="36DEADF6" w14:textId="397B17F8" w:rsidR="00B35E31" w:rsidRPr="00490B79" w:rsidRDefault="005F154B"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Initial rev</w:t>
            </w:r>
          </w:p>
        </w:tc>
      </w:tr>
      <w:tr w:rsidR="00B35E31" w:rsidRPr="006851BC" w14:paraId="4CA39D35" w14:textId="77777777" w:rsidTr="005203EB">
        <w:trPr>
          <w:trHeight w:val="577"/>
          <w:jc w:val="center"/>
        </w:trPr>
        <w:tc>
          <w:tcPr>
            <w:cnfStyle w:val="001000000000" w:firstRow="0" w:lastRow="0" w:firstColumn="1" w:lastColumn="0" w:oddVBand="0" w:evenVBand="0" w:oddHBand="0" w:evenHBand="0" w:firstRowFirstColumn="0" w:firstRowLastColumn="0" w:lastRowFirstColumn="0" w:lastRowLastColumn="0"/>
            <w:tcW w:w="1035" w:type="dxa"/>
          </w:tcPr>
          <w:p w14:paraId="6722BDDC" w14:textId="577B2341" w:rsidR="00B35E31" w:rsidRDefault="00DA6990" w:rsidP="00F01254">
            <w:pPr>
              <w:pStyle w:val="JRANormalText"/>
              <w:ind w:left="0"/>
              <w:rPr>
                <w:rFonts w:ascii="Calibri" w:hAnsi="Calibri" w:cs="Calibri"/>
              </w:rPr>
            </w:pPr>
            <w:ins w:id="1010" w:author="Steve Cook" w:date="2014-06-03T15:49:00Z">
              <w:r>
                <w:rPr>
                  <w:rFonts w:ascii="Calibri" w:hAnsi="Calibri" w:cs="Calibri"/>
                </w:rPr>
                <w:t>6/4/2014</w:t>
              </w:r>
            </w:ins>
          </w:p>
        </w:tc>
        <w:tc>
          <w:tcPr>
            <w:tcW w:w="765" w:type="dxa"/>
          </w:tcPr>
          <w:p w14:paraId="3ADA93CA" w14:textId="2A044623" w:rsidR="00B35E31" w:rsidRDefault="00DA6990">
            <w:pPr>
              <w:pStyle w:val="JRANormalText"/>
              <w:ind w:left="0" w:right="-223"/>
              <w:cnfStyle w:val="000000000000" w:firstRow="0" w:lastRow="0" w:firstColumn="0" w:lastColumn="0" w:oddVBand="0" w:evenVBand="0" w:oddHBand="0" w:evenHBand="0" w:firstRowFirstColumn="0" w:firstRowLastColumn="0" w:lastRowFirstColumn="0" w:lastRowLastColumn="0"/>
              <w:rPr>
                <w:rFonts w:ascii="Calibri" w:hAnsi="Calibri" w:cs="Calibri"/>
              </w:rPr>
              <w:pPrChange w:id="1011" w:author="Steve Cook" w:date="2014-06-03T15:50:00Z">
                <w:pPr>
                  <w:pStyle w:val="JRANormalText"/>
                  <w:ind w:left="0"/>
                  <w:cnfStyle w:val="000000000000" w:firstRow="0" w:lastRow="0" w:firstColumn="0" w:lastColumn="0" w:oddVBand="0" w:evenVBand="0" w:oddHBand="0" w:evenHBand="0" w:firstRowFirstColumn="0" w:firstRowLastColumn="0" w:lastRowFirstColumn="0" w:lastRowLastColumn="0"/>
                </w:pPr>
              </w:pPrChange>
            </w:pPr>
            <w:ins w:id="1012" w:author="Steve Cook" w:date="2014-06-03T15:49:00Z">
              <w:r>
                <w:rPr>
                  <w:rFonts w:ascii="Calibri" w:hAnsi="Calibri" w:cs="Calibri"/>
                </w:rPr>
                <w:t>0.2</w:t>
              </w:r>
            </w:ins>
          </w:p>
        </w:tc>
        <w:tc>
          <w:tcPr>
            <w:tcW w:w="2070" w:type="dxa"/>
          </w:tcPr>
          <w:p w14:paraId="6E647150" w14:textId="0103782C" w:rsidR="00B35E31" w:rsidRPr="00490B79" w:rsidRDefault="00DA6990" w:rsidP="00F01254">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ins w:id="1013" w:author="Steve Cook" w:date="2014-06-03T15:49:00Z">
              <w:r>
                <w:rPr>
                  <w:rFonts w:ascii="Calibri" w:hAnsi="Calibri" w:cs="Calibri"/>
                  <w:lang w:val="fr-FR"/>
                </w:rPr>
                <w:t>Steve Cook</w:t>
              </w:r>
            </w:ins>
          </w:p>
        </w:tc>
        <w:tc>
          <w:tcPr>
            <w:tcW w:w="4500" w:type="dxa"/>
          </w:tcPr>
          <w:p w14:paraId="1E5C0E77" w14:textId="7D25E016" w:rsidR="00B35E31" w:rsidRDefault="00DA6990"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ins w:id="1014" w:author="Steve Cook" w:date="2014-06-03T15:49:00Z">
              <w:r>
                <w:rPr>
                  <w:rFonts w:ascii="Calibri" w:hAnsi="Calibri" w:cs="Calibri"/>
                </w:rPr>
                <w:t>Substantial rewriting</w:t>
              </w:r>
            </w:ins>
          </w:p>
        </w:tc>
      </w:tr>
      <w:tr w:rsidR="00B35E31" w:rsidRPr="006851BC" w14:paraId="256B9472" w14:textId="77777777" w:rsidTr="005203EB">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035" w:type="dxa"/>
          </w:tcPr>
          <w:p w14:paraId="3BD2DA03" w14:textId="5589B91A" w:rsidR="00B35E31" w:rsidRDefault="003B0A24" w:rsidP="00F01254">
            <w:pPr>
              <w:pStyle w:val="JRANormalText"/>
              <w:ind w:left="0"/>
              <w:rPr>
                <w:rFonts w:ascii="Calibri" w:hAnsi="Calibri" w:cs="Calibri"/>
              </w:rPr>
            </w:pPr>
            <w:ins w:id="1015" w:author="Steve Cook" w:date="2014-06-09T14:24:00Z">
              <w:r>
                <w:rPr>
                  <w:rFonts w:ascii="Calibri" w:hAnsi="Calibri" w:cs="Calibri"/>
                </w:rPr>
                <w:t>6/9/2014</w:t>
              </w:r>
            </w:ins>
          </w:p>
        </w:tc>
        <w:tc>
          <w:tcPr>
            <w:tcW w:w="765" w:type="dxa"/>
          </w:tcPr>
          <w:p w14:paraId="2302842D" w14:textId="02BFB8EC" w:rsidR="00B35E31" w:rsidRDefault="003B0A24">
            <w:pPr>
              <w:pStyle w:val="JRANormalText"/>
              <w:ind w:left="0" w:right="-223"/>
              <w:cnfStyle w:val="000000100000" w:firstRow="0" w:lastRow="0" w:firstColumn="0" w:lastColumn="0" w:oddVBand="0" w:evenVBand="0" w:oddHBand="1" w:evenHBand="0" w:firstRowFirstColumn="0" w:firstRowLastColumn="0" w:lastRowFirstColumn="0" w:lastRowLastColumn="0"/>
              <w:rPr>
                <w:rFonts w:ascii="Calibri" w:hAnsi="Calibri" w:cs="Calibri"/>
              </w:rPr>
              <w:pPrChange w:id="1016" w:author="Steve Cook" w:date="2014-06-09T14:25:00Z">
                <w:pPr>
                  <w:pStyle w:val="JRANormalText"/>
                  <w:ind w:left="0"/>
                  <w:cnfStyle w:val="000000100000" w:firstRow="0" w:lastRow="0" w:firstColumn="0" w:lastColumn="0" w:oddVBand="0" w:evenVBand="0" w:oddHBand="1" w:evenHBand="0" w:firstRowFirstColumn="0" w:firstRowLastColumn="0" w:lastRowFirstColumn="0" w:lastRowLastColumn="0"/>
                </w:pPr>
              </w:pPrChange>
            </w:pPr>
            <w:ins w:id="1017" w:author="Steve Cook" w:date="2014-06-09T14:24:00Z">
              <w:r>
                <w:rPr>
                  <w:rFonts w:ascii="Calibri" w:hAnsi="Calibri" w:cs="Calibri"/>
                </w:rPr>
                <w:t>0.</w:t>
              </w:r>
            </w:ins>
            <w:ins w:id="1018" w:author="Steve Cook" w:date="2014-06-09T14:25:00Z">
              <w:r>
                <w:rPr>
                  <w:rFonts w:ascii="Calibri" w:hAnsi="Calibri" w:cs="Calibri"/>
                </w:rPr>
                <w:t>5</w:t>
              </w:r>
            </w:ins>
          </w:p>
        </w:tc>
        <w:tc>
          <w:tcPr>
            <w:tcW w:w="2070" w:type="dxa"/>
          </w:tcPr>
          <w:p w14:paraId="32957915" w14:textId="49BA2C24" w:rsidR="00B35E31" w:rsidRPr="00490B79" w:rsidRDefault="003B0A24" w:rsidP="00F01254">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ins w:id="1019" w:author="Steve Cook" w:date="2014-06-09T14:24:00Z">
              <w:r>
                <w:rPr>
                  <w:rFonts w:ascii="Calibri" w:hAnsi="Calibri" w:cs="Calibri"/>
                  <w:lang w:val="fr-FR"/>
                </w:rPr>
                <w:t>Steve Cook</w:t>
              </w:r>
            </w:ins>
          </w:p>
        </w:tc>
        <w:tc>
          <w:tcPr>
            <w:tcW w:w="4500" w:type="dxa"/>
          </w:tcPr>
          <w:p w14:paraId="2B52E017" w14:textId="063C3839" w:rsidR="00B35E31" w:rsidRDefault="003B0A24"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ins w:id="1020" w:author="Steve Cook" w:date="2014-06-09T14:24:00Z">
              <w:r>
                <w:rPr>
                  <w:rFonts w:ascii="Calibri" w:hAnsi="Calibri" w:cs="Calibri"/>
                </w:rPr>
                <w:t>Replacement of example</w:t>
              </w:r>
            </w:ins>
          </w:p>
        </w:tc>
      </w:tr>
      <w:tr w:rsidR="00B35E31" w:rsidRPr="006851BC" w14:paraId="29DA3DF4" w14:textId="77777777" w:rsidTr="005203EB">
        <w:trPr>
          <w:trHeight w:val="567"/>
          <w:jc w:val="center"/>
        </w:trPr>
        <w:tc>
          <w:tcPr>
            <w:cnfStyle w:val="001000000000" w:firstRow="0" w:lastRow="0" w:firstColumn="1" w:lastColumn="0" w:oddVBand="0" w:evenVBand="0" w:oddHBand="0" w:evenHBand="0" w:firstRowFirstColumn="0" w:firstRowLastColumn="0" w:lastRowFirstColumn="0" w:lastRowLastColumn="0"/>
            <w:tcW w:w="1035" w:type="dxa"/>
          </w:tcPr>
          <w:p w14:paraId="2B2A94D5" w14:textId="77777777" w:rsidR="00B35E31" w:rsidRDefault="00B35E31" w:rsidP="00F01254">
            <w:pPr>
              <w:pStyle w:val="JRANormalText"/>
              <w:ind w:left="0"/>
              <w:rPr>
                <w:rFonts w:ascii="Calibri" w:hAnsi="Calibri" w:cs="Calibri"/>
              </w:rPr>
            </w:pPr>
          </w:p>
        </w:tc>
        <w:tc>
          <w:tcPr>
            <w:tcW w:w="765" w:type="dxa"/>
          </w:tcPr>
          <w:p w14:paraId="1B9C8ACB" w14:textId="77777777" w:rsidR="00B35E31" w:rsidRDefault="00B35E31">
            <w:pPr>
              <w:pStyle w:val="JRANormalText"/>
              <w:ind w:left="0" w:right="-223"/>
              <w:cnfStyle w:val="000000000000" w:firstRow="0" w:lastRow="0" w:firstColumn="0" w:lastColumn="0" w:oddVBand="0" w:evenVBand="0" w:oddHBand="0" w:evenHBand="0" w:firstRowFirstColumn="0" w:firstRowLastColumn="0" w:lastRowFirstColumn="0" w:lastRowLastColumn="0"/>
              <w:rPr>
                <w:rFonts w:ascii="Calibri" w:hAnsi="Calibri" w:cs="Calibri"/>
              </w:rPr>
              <w:pPrChange w:id="1021" w:author="Steve Cook" w:date="2014-06-03T15:50:00Z">
                <w:pPr>
                  <w:pStyle w:val="JRANormalText"/>
                  <w:ind w:left="0"/>
                  <w:cnfStyle w:val="000000000000" w:firstRow="0" w:lastRow="0" w:firstColumn="0" w:lastColumn="0" w:oddVBand="0" w:evenVBand="0" w:oddHBand="0" w:evenHBand="0" w:firstRowFirstColumn="0" w:firstRowLastColumn="0" w:lastRowFirstColumn="0" w:lastRowLastColumn="0"/>
                </w:pPr>
              </w:pPrChange>
            </w:pPr>
          </w:p>
        </w:tc>
        <w:tc>
          <w:tcPr>
            <w:tcW w:w="2070" w:type="dxa"/>
          </w:tcPr>
          <w:p w14:paraId="5F85584C" w14:textId="77777777" w:rsidR="00B35E31" w:rsidRDefault="00B35E31" w:rsidP="00F01254">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p>
        </w:tc>
        <w:tc>
          <w:tcPr>
            <w:tcW w:w="4500" w:type="dxa"/>
          </w:tcPr>
          <w:p w14:paraId="1999518D" w14:textId="77777777" w:rsidR="00B35E31" w:rsidRDefault="00B35E31"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bookmarkEnd w:id="1"/>
    </w:tbl>
    <w:p w14:paraId="3487882B" w14:textId="77777777" w:rsidR="003D2C52" w:rsidRPr="003D2C52" w:rsidRDefault="003D2C52" w:rsidP="00B35E31"/>
    <w:sectPr w:rsidR="003D2C52" w:rsidRPr="003D2C52" w:rsidSect="001F4DD5">
      <w:footerReference w:type="default" r:id="rId36"/>
      <w:pgSz w:w="11907" w:h="16839" w:code="9"/>
      <w:pgMar w:top="1440" w:right="1440" w:bottom="1440" w:left="1440" w:header="720" w:footer="720" w:gutter="0"/>
      <w:cols w:space="720"/>
      <w:docGrid w:linePitch="360"/>
      <w:sectPrChange w:id="1022" w:author="Steve Cook" w:date="2014-06-04T09:43:00Z">
        <w:sectPr w:rsidR="003D2C52" w:rsidRPr="003D2C52" w:rsidSect="001F4DD5">
          <w:pgSz w:w="12240" w:h="15840" w:code="0"/>
          <w:pgMar w:top="1440" w:right="1440" w:bottom="1440" w:left="1440"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49" w:author="Steve Cook" w:date="2014-06-03T15:01:00Z" w:initials="SC">
    <w:p w14:paraId="3C295049" w14:textId="68182322" w:rsidR="008E2B95" w:rsidRDefault="008E2B95">
      <w:pPr>
        <w:pStyle w:val="CommentText"/>
      </w:pPr>
      <w:r>
        <w:rPr>
          <w:rStyle w:val="CommentReference"/>
        </w:rPr>
        <w:annotationRef/>
      </w:r>
      <w:r>
        <w:t>Review this section. Maybe move 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2950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AC013B" w14:textId="77777777" w:rsidR="00C85726" w:rsidRDefault="00C85726" w:rsidP="00A15A26">
      <w:pPr>
        <w:spacing w:after="0" w:line="240" w:lineRule="auto"/>
      </w:pPr>
      <w:r>
        <w:separator/>
      </w:r>
    </w:p>
  </w:endnote>
  <w:endnote w:type="continuationSeparator" w:id="0">
    <w:p w14:paraId="190222D5" w14:textId="77777777" w:rsidR="00C85726" w:rsidRDefault="00C85726" w:rsidP="00A15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ouvenir Lt BT">
    <w:altName w:val="Times New Roman"/>
    <w:charset w:val="00"/>
    <w:family w:val="roman"/>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7172816"/>
      <w:docPartObj>
        <w:docPartGallery w:val="Page Numbers (Bottom of Page)"/>
        <w:docPartUnique/>
      </w:docPartObj>
    </w:sdtPr>
    <w:sdtEndPr>
      <w:rPr>
        <w:color w:val="808080" w:themeColor="background1" w:themeShade="80"/>
        <w:spacing w:val="60"/>
      </w:rPr>
    </w:sdtEndPr>
    <w:sdtContent>
      <w:p w14:paraId="407C8704" w14:textId="38FC4F3A" w:rsidR="008E2B95" w:rsidRDefault="008E2B95">
        <w:pPr>
          <w:pStyle w:val="Footer"/>
          <w:pBdr>
            <w:top w:val="single" w:sz="4" w:space="1" w:color="D9D9D9" w:themeColor="background1" w:themeShade="D9"/>
          </w:pBdr>
          <w:jc w:val="right"/>
        </w:pPr>
        <w:r>
          <w:fldChar w:fldCharType="begin"/>
        </w:r>
        <w:r>
          <w:instrText xml:space="preserve"> PAGE   \* MERGEFORMAT </w:instrText>
        </w:r>
        <w:r>
          <w:fldChar w:fldCharType="separate"/>
        </w:r>
        <w:r w:rsidR="00625C4E">
          <w:rPr>
            <w:noProof/>
          </w:rPr>
          <w:t>2</w:t>
        </w:r>
        <w:r>
          <w:rPr>
            <w:noProof/>
          </w:rPr>
          <w:fldChar w:fldCharType="end"/>
        </w:r>
        <w:r>
          <w:t xml:space="preserve"> | </w:t>
        </w:r>
        <w:r>
          <w:rPr>
            <w:color w:val="808080" w:themeColor="background1" w:themeShade="80"/>
            <w:spacing w:val="60"/>
          </w:rPr>
          <w:t>Page</w:t>
        </w:r>
      </w:p>
    </w:sdtContent>
  </w:sdt>
  <w:p w14:paraId="74FB5EA9" w14:textId="77777777" w:rsidR="008E2B95" w:rsidRDefault="008E2B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C21E65" w14:textId="77777777" w:rsidR="00C85726" w:rsidRDefault="00C85726" w:rsidP="00A15A26">
      <w:pPr>
        <w:spacing w:after="0" w:line="240" w:lineRule="auto"/>
      </w:pPr>
      <w:r>
        <w:separator/>
      </w:r>
    </w:p>
  </w:footnote>
  <w:footnote w:type="continuationSeparator" w:id="0">
    <w:p w14:paraId="49ABF8FE" w14:textId="77777777" w:rsidR="00C85726" w:rsidRDefault="00C85726" w:rsidP="00A15A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F33DB"/>
    <w:multiLevelType w:val="hybridMultilevel"/>
    <w:tmpl w:val="08DC2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2347C5"/>
    <w:multiLevelType w:val="hybridMultilevel"/>
    <w:tmpl w:val="33BC42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F004D6"/>
    <w:multiLevelType w:val="hybridMultilevel"/>
    <w:tmpl w:val="B0A41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9EF7B28"/>
    <w:multiLevelType w:val="hybridMultilevel"/>
    <w:tmpl w:val="10F4B2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BCC73EB"/>
    <w:multiLevelType w:val="multilevel"/>
    <w:tmpl w:val="BD22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444730"/>
    <w:multiLevelType w:val="hybridMultilevel"/>
    <w:tmpl w:val="77B02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8E32E41"/>
    <w:multiLevelType w:val="hybridMultilevel"/>
    <w:tmpl w:val="552CF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9BE6059"/>
    <w:multiLevelType w:val="hybridMultilevel"/>
    <w:tmpl w:val="1042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B363DB9"/>
    <w:multiLevelType w:val="hybridMultilevel"/>
    <w:tmpl w:val="3370B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511CE0"/>
    <w:multiLevelType w:val="multilevel"/>
    <w:tmpl w:val="FD9A8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7C4C68"/>
    <w:multiLevelType w:val="hybridMultilevel"/>
    <w:tmpl w:val="D6A863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1B62B48"/>
    <w:multiLevelType w:val="hybridMultilevel"/>
    <w:tmpl w:val="46825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716280"/>
    <w:multiLevelType w:val="hybridMultilevel"/>
    <w:tmpl w:val="12FA5D0C"/>
    <w:lvl w:ilvl="0" w:tplc="849A664C">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2946CF"/>
    <w:multiLevelType w:val="hybridMultilevel"/>
    <w:tmpl w:val="7BDAF724"/>
    <w:lvl w:ilvl="0" w:tplc="8E70D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5207537"/>
    <w:multiLevelType w:val="hybridMultilevel"/>
    <w:tmpl w:val="22E65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CB6F95"/>
    <w:multiLevelType w:val="hybridMultilevel"/>
    <w:tmpl w:val="007AA452"/>
    <w:lvl w:ilvl="0" w:tplc="849A664C">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C77E91"/>
    <w:multiLevelType w:val="hybridMultilevel"/>
    <w:tmpl w:val="DF3482C8"/>
    <w:lvl w:ilvl="0" w:tplc="40FC8F5A">
      <w:start w:val="1"/>
      <w:numFmt w:val="decimal"/>
      <w:lvlText w:val="%1."/>
      <w:lvlJc w:val="left"/>
      <w:pPr>
        <w:ind w:left="1080" w:hanging="360"/>
      </w:pPr>
      <w:rPr>
        <w:rFonts w:ascii="Calibri" w:hAnsi="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ACA03D4"/>
    <w:multiLevelType w:val="hybridMultilevel"/>
    <w:tmpl w:val="F2BCA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665B19"/>
    <w:multiLevelType w:val="hybridMultilevel"/>
    <w:tmpl w:val="52B2EF5A"/>
    <w:lvl w:ilvl="0" w:tplc="8E70DB6C">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DB63CA6"/>
    <w:multiLevelType w:val="hybridMultilevel"/>
    <w:tmpl w:val="E5D8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5017796"/>
    <w:multiLevelType w:val="hybridMultilevel"/>
    <w:tmpl w:val="08FC0A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2"/>
  </w:num>
  <w:num w:numId="3">
    <w:abstractNumId w:val="15"/>
  </w:num>
  <w:num w:numId="4">
    <w:abstractNumId w:val="16"/>
  </w:num>
  <w:num w:numId="5">
    <w:abstractNumId w:val="11"/>
  </w:num>
  <w:num w:numId="6">
    <w:abstractNumId w:val="9"/>
  </w:num>
  <w:num w:numId="7">
    <w:abstractNumId w:val="4"/>
  </w:num>
  <w:num w:numId="8">
    <w:abstractNumId w:val="1"/>
  </w:num>
  <w:num w:numId="9">
    <w:abstractNumId w:val="3"/>
  </w:num>
  <w:num w:numId="10">
    <w:abstractNumId w:val="19"/>
  </w:num>
  <w:num w:numId="11">
    <w:abstractNumId w:val="10"/>
  </w:num>
  <w:num w:numId="12">
    <w:abstractNumId w:val="13"/>
  </w:num>
  <w:num w:numId="13">
    <w:abstractNumId w:val="18"/>
  </w:num>
  <w:num w:numId="14">
    <w:abstractNumId w:val="2"/>
  </w:num>
  <w:num w:numId="15">
    <w:abstractNumId w:val="14"/>
  </w:num>
  <w:num w:numId="16">
    <w:abstractNumId w:val="8"/>
  </w:num>
  <w:num w:numId="17">
    <w:abstractNumId w:val="17"/>
  </w:num>
  <w:num w:numId="18">
    <w:abstractNumId w:val="20"/>
  </w:num>
  <w:num w:numId="19">
    <w:abstractNumId w:val="6"/>
  </w:num>
  <w:num w:numId="20">
    <w:abstractNumId w:val="7"/>
  </w:num>
  <w:num w:numId="21">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Cook">
    <w15:presenceInfo w15:providerId="Windows Live" w15:userId="9a08e60d399b64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9"/>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3F2"/>
    <w:rsid w:val="00001D6B"/>
    <w:rsid w:val="00006651"/>
    <w:rsid w:val="000301A9"/>
    <w:rsid w:val="000323C3"/>
    <w:rsid w:val="000362E5"/>
    <w:rsid w:val="00041653"/>
    <w:rsid w:val="00041926"/>
    <w:rsid w:val="000505F6"/>
    <w:rsid w:val="00052680"/>
    <w:rsid w:val="00053420"/>
    <w:rsid w:val="00057434"/>
    <w:rsid w:val="0007178D"/>
    <w:rsid w:val="00072E7B"/>
    <w:rsid w:val="000843F2"/>
    <w:rsid w:val="00090CA7"/>
    <w:rsid w:val="00092E37"/>
    <w:rsid w:val="000A6CA3"/>
    <w:rsid w:val="000B0FE1"/>
    <w:rsid w:val="000B1127"/>
    <w:rsid w:val="000B131A"/>
    <w:rsid w:val="000B2A98"/>
    <w:rsid w:val="000C7019"/>
    <w:rsid w:val="000D17ED"/>
    <w:rsid w:val="000D1D59"/>
    <w:rsid w:val="000D4DB6"/>
    <w:rsid w:val="000E0CD4"/>
    <w:rsid w:val="000E10FB"/>
    <w:rsid w:val="000E2058"/>
    <w:rsid w:val="000F1108"/>
    <w:rsid w:val="000F5D8A"/>
    <w:rsid w:val="00100E29"/>
    <w:rsid w:val="00103655"/>
    <w:rsid w:val="00103A09"/>
    <w:rsid w:val="001111D1"/>
    <w:rsid w:val="001136CA"/>
    <w:rsid w:val="00120D57"/>
    <w:rsid w:val="00122588"/>
    <w:rsid w:val="001240BE"/>
    <w:rsid w:val="00125C78"/>
    <w:rsid w:val="001336BB"/>
    <w:rsid w:val="00133F16"/>
    <w:rsid w:val="00134E92"/>
    <w:rsid w:val="00136877"/>
    <w:rsid w:val="00140D30"/>
    <w:rsid w:val="00142C2B"/>
    <w:rsid w:val="00152FCD"/>
    <w:rsid w:val="001606D9"/>
    <w:rsid w:val="00172EE3"/>
    <w:rsid w:val="001738EC"/>
    <w:rsid w:val="00175F28"/>
    <w:rsid w:val="0018632E"/>
    <w:rsid w:val="001879A6"/>
    <w:rsid w:val="001948A0"/>
    <w:rsid w:val="001A1A94"/>
    <w:rsid w:val="001A3532"/>
    <w:rsid w:val="001A3BF9"/>
    <w:rsid w:val="001A61E6"/>
    <w:rsid w:val="001B4959"/>
    <w:rsid w:val="001B60F8"/>
    <w:rsid w:val="001B737C"/>
    <w:rsid w:val="001B7E13"/>
    <w:rsid w:val="001C4E5C"/>
    <w:rsid w:val="001C78CC"/>
    <w:rsid w:val="001D7806"/>
    <w:rsid w:val="001F4DD5"/>
    <w:rsid w:val="001F513D"/>
    <w:rsid w:val="00204AA3"/>
    <w:rsid w:val="00212753"/>
    <w:rsid w:val="002335D9"/>
    <w:rsid w:val="00241657"/>
    <w:rsid w:val="00247C3A"/>
    <w:rsid w:val="00251F52"/>
    <w:rsid w:val="0025486E"/>
    <w:rsid w:val="00254FF8"/>
    <w:rsid w:val="00264F67"/>
    <w:rsid w:val="0026648B"/>
    <w:rsid w:val="002674BA"/>
    <w:rsid w:val="00267E1B"/>
    <w:rsid w:val="00270730"/>
    <w:rsid w:val="002812A2"/>
    <w:rsid w:val="002836F3"/>
    <w:rsid w:val="0028511F"/>
    <w:rsid w:val="00290273"/>
    <w:rsid w:val="00291D9B"/>
    <w:rsid w:val="00293AD2"/>
    <w:rsid w:val="00294769"/>
    <w:rsid w:val="002A12C4"/>
    <w:rsid w:val="002B1DEA"/>
    <w:rsid w:val="002B60D7"/>
    <w:rsid w:val="002C3C98"/>
    <w:rsid w:val="002D0207"/>
    <w:rsid w:val="002D1318"/>
    <w:rsid w:val="002D475A"/>
    <w:rsid w:val="002D55EF"/>
    <w:rsid w:val="002E1ACE"/>
    <w:rsid w:val="002E5297"/>
    <w:rsid w:val="002E6681"/>
    <w:rsid w:val="002F00E4"/>
    <w:rsid w:val="002F1E8F"/>
    <w:rsid w:val="002F2861"/>
    <w:rsid w:val="002F5E34"/>
    <w:rsid w:val="0030065E"/>
    <w:rsid w:val="0030150D"/>
    <w:rsid w:val="00305F6B"/>
    <w:rsid w:val="003353E6"/>
    <w:rsid w:val="00340331"/>
    <w:rsid w:val="00345409"/>
    <w:rsid w:val="003457BD"/>
    <w:rsid w:val="003574CB"/>
    <w:rsid w:val="00361288"/>
    <w:rsid w:val="00363084"/>
    <w:rsid w:val="00373C4D"/>
    <w:rsid w:val="00383022"/>
    <w:rsid w:val="00393F0C"/>
    <w:rsid w:val="00394876"/>
    <w:rsid w:val="00395601"/>
    <w:rsid w:val="003A19B6"/>
    <w:rsid w:val="003A3148"/>
    <w:rsid w:val="003A453D"/>
    <w:rsid w:val="003A5670"/>
    <w:rsid w:val="003B0315"/>
    <w:rsid w:val="003B0A24"/>
    <w:rsid w:val="003B1AB6"/>
    <w:rsid w:val="003B3918"/>
    <w:rsid w:val="003B4018"/>
    <w:rsid w:val="003B7E23"/>
    <w:rsid w:val="003D0BAC"/>
    <w:rsid w:val="003D0FC4"/>
    <w:rsid w:val="003D15F1"/>
    <w:rsid w:val="003D2C52"/>
    <w:rsid w:val="003D319E"/>
    <w:rsid w:val="003D4640"/>
    <w:rsid w:val="003D49C9"/>
    <w:rsid w:val="003D7AF7"/>
    <w:rsid w:val="003D7EB5"/>
    <w:rsid w:val="003E1D10"/>
    <w:rsid w:val="003E2712"/>
    <w:rsid w:val="00425E55"/>
    <w:rsid w:val="00440570"/>
    <w:rsid w:val="0044199A"/>
    <w:rsid w:val="00446345"/>
    <w:rsid w:val="004505EE"/>
    <w:rsid w:val="00452578"/>
    <w:rsid w:val="004538D0"/>
    <w:rsid w:val="00457341"/>
    <w:rsid w:val="0046393F"/>
    <w:rsid w:val="0046434C"/>
    <w:rsid w:val="00466642"/>
    <w:rsid w:val="00471F2C"/>
    <w:rsid w:val="00472B82"/>
    <w:rsid w:val="00476298"/>
    <w:rsid w:val="00481C0C"/>
    <w:rsid w:val="0048573E"/>
    <w:rsid w:val="00485897"/>
    <w:rsid w:val="004912B1"/>
    <w:rsid w:val="00491A95"/>
    <w:rsid w:val="0049572E"/>
    <w:rsid w:val="004A1ABA"/>
    <w:rsid w:val="004A5D81"/>
    <w:rsid w:val="004B3FD0"/>
    <w:rsid w:val="004B7D3A"/>
    <w:rsid w:val="004D09E2"/>
    <w:rsid w:val="004D78D8"/>
    <w:rsid w:val="004E38A1"/>
    <w:rsid w:val="004E4DE0"/>
    <w:rsid w:val="004E6A52"/>
    <w:rsid w:val="004E6C40"/>
    <w:rsid w:val="004F0AD7"/>
    <w:rsid w:val="004F118F"/>
    <w:rsid w:val="004F2344"/>
    <w:rsid w:val="0051425B"/>
    <w:rsid w:val="00517530"/>
    <w:rsid w:val="005203EB"/>
    <w:rsid w:val="00526149"/>
    <w:rsid w:val="00552DB1"/>
    <w:rsid w:val="00555909"/>
    <w:rsid w:val="00560EFB"/>
    <w:rsid w:val="00576E50"/>
    <w:rsid w:val="00587559"/>
    <w:rsid w:val="00593ED7"/>
    <w:rsid w:val="0059583C"/>
    <w:rsid w:val="005B48F0"/>
    <w:rsid w:val="005C0EEF"/>
    <w:rsid w:val="005C4308"/>
    <w:rsid w:val="005D3F94"/>
    <w:rsid w:val="005D408B"/>
    <w:rsid w:val="005E2810"/>
    <w:rsid w:val="005E4F5F"/>
    <w:rsid w:val="005F154B"/>
    <w:rsid w:val="005F3A16"/>
    <w:rsid w:val="005F480F"/>
    <w:rsid w:val="005F49A9"/>
    <w:rsid w:val="005F6F3C"/>
    <w:rsid w:val="005F743C"/>
    <w:rsid w:val="00611CAC"/>
    <w:rsid w:val="00617D56"/>
    <w:rsid w:val="00621C0E"/>
    <w:rsid w:val="006226FE"/>
    <w:rsid w:val="00625C4E"/>
    <w:rsid w:val="0062644F"/>
    <w:rsid w:val="00645DE3"/>
    <w:rsid w:val="00647B45"/>
    <w:rsid w:val="00655261"/>
    <w:rsid w:val="00666011"/>
    <w:rsid w:val="00677089"/>
    <w:rsid w:val="00694780"/>
    <w:rsid w:val="0069642C"/>
    <w:rsid w:val="006A0D73"/>
    <w:rsid w:val="006A312A"/>
    <w:rsid w:val="006A413F"/>
    <w:rsid w:val="006A695E"/>
    <w:rsid w:val="006B18D5"/>
    <w:rsid w:val="006B218A"/>
    <w:rsid w:val="006C2044"/>
    <w:rsid w:val="006C7C93"/>
    <w:rsid w:val="006D40AE"/>
    <w:rsid w:val="006D7B4D"/>
    <w:rsid w:val="006E081E"/>
    <w:rsid w:val="006E52AD"/>
    <w:rsid w:val="006E7440"/>
    <w:rsid w:val="00701592"/>
    <w:rsid w:val="00710B5A"/>
    <w:rsid w:val="007163AD"/>
    <w:rsid w:val="00721587"/>
    <w:rsid w:val="00721DEF"/>
    <w:rsid w:val="007337DB"/>
    <w:rsid w:val="00733DE7"/>
    <w:rsid w:val="00733E34"/>
    <w:rsid w:val="0073434A"/>
    <w:rsid w:val="0073502F"/>
    <w:rsid w:val="00737929"/>
    <w:rsid w:val="00740B00"/>
    <w:rsid w:val="00740E3F"/>
    <w:rsid w:val="0074541D"/>
    <w:rsid w:val="00754995"/>
    <w:rsid w:val="0075543F"/>
    <w:rsid w:val="00756231"/>
    <w:rsid w:val="0075630A"/>
    <w:rsid w:val="0076020A"/>
    <w:rsid w:val="00763E4C"/>
    <w:rsid w:val="0076428E"/>
    <w:rsid w:val="00765DC8"/>
    <w:rsid w:val="007660BE"/>
    <w:rsid w:val="00766F4E"/>
    <w:rsid w:val="00772286"/>
    <w:rsid w:val="007754F3"/>
    <w:rsid w:val="00781D24"/>
    <w:rsid w:val="0079094D"/>
    <w:rsid w:val="00792175"/>
    <w:rsid w:val="007928EE"/>
    <w:rsid w:val="00793962"/>
    <w:rsid w:val="0079580A"/>
    <w:rsid w:val="007962A0"/>
    <w:rsid w:val="007A2D4A"/>
    <w:rsid w:val="007A5DF1"/>
    <w:rsid w:val="007B56DD"/>
    <w:rsid w:val="007B77C8"/>
    <w:rsid w:val="007B7B93"/>
    <w:rsid w:val="007B7C46"/>
    <w:rsid w:val="007C05DE"/>
    <w:rsid w:val="007C530F"/>
    <w:rsid w:val="007D11D9"/>
    <w:rsid w:val="007D147F"/>
    <w:rsid w:val="007D5804"/>
    <w:rsid w:val="007E4312"/>
    <w:rsid w:val="007F0E00"/>
    <w:rsid w:val="007F7E6A"/>
    <w:rsid w:val="00801BD6"/>
    <w:rsid w:val="00803F2B"/>
    <w:rsid w:val="008056F7"/>
    <w:rsid w:val="00806093"/>
    <w:rsid w:val="00811508"/>
    <w:rsid w:val="0081738D"/>
    <w:rsid w:val="00826324"/>
    <w:rsid w:val="00826978"/>
    <w:rsid w:val="00827B7D"/>
    <w:rsid w:val="00836A16"/>
    <w:rsid w:val="00850CE7"/>
    <w:rsid w:val="008559BD"/>
    <w:rsid w:val="008607C0"/>
    <w:rsid w:val="00861536"/>
    <w:rsid w:val="00862E52"/>
    <w:rsid w:val="00867346"/>
    <w:rsid w:val="0088039F"/>
    <w:rsid w:val="00884865"/>
    <w:rsid w:val="008850D9"/>
    <w:rsid w:val="008924C0"/>
    <w:rsid w:val="008A54FD"/>
    <w:rsid w:val="008A6E73"/>
    <w:rsid w:val="008B2CDB"/>
    <w:rsid w:val="008B395F"/>
    <w:rsid w:val="008C5719"/>
    <w:rsid w:val="008E02E1"/>
    <w:rsid w:val="008E2B95"/>
    <w:rsid w:val="008F4A0F"/>
    <w:rsid w:val="008F7BFE"/>
    <w:rsid w:val="009001F3"/>
    <w:rsid w:val="0090122A"/>
    <w:rsid w:val="0090399C"/>
    <w:rsid w:val="00926E28"/>
    <w:rsid w:val="009319BF"/>
    <w:rsid w:val="0093346B"/>
    <w:rsid w:val="009358D6"/>
    <w:rsid w:val="009406A8"/>
    <w:rsid w:val="00941FF6"/>
    <w:rsid w:val="00943DC8"/>
    <w:rsid w:val="00944D28"/>
    <w:rsid w:val="00952768"/>
    <w:rsid w:val="00952C3E"/>
    <w:rsid w:val="00957122"/>
    <w:rsid w:val="00966955"/>
    <w:rsid w:val="00972C16"/>
    <w:rsid w:val="009828E2"/>
    <w:rsid w:val="00984C35"/>
    <w:rsid w:val="00986FF7"/>
    <w:rsid w:val="00994692"/>
    <w:rsid w:val="0099719C"/>
    <w:rsid w:val="009A58F4"/>
    <w:rsid w:val="009A64CC"/>
    <w:rsid w:val="009A708B"/>
    <w:rsid w:val="009B216A"/>
    <w:rsid w:val="009B24B6"/>
    <w:rsid w:val="009B460A"/>
    <w:rsid w:val="009B4EEA"/>
    <w:rsid w:val="009B51B6"/>
    <w:rsid w:val="009B6DD5"/>
    <w:rsid w:val="009B7437"/>
    <w:rsid w:val="009B7964"/>
    <w:rsid w:val="009C6BDC"/>
    <w:rsid w:val="009D1CBC"/>
    <w:rsid w:val="009E1F42"/>
    <w:rsid w:val="009E3329"/>
    <w:rsid w:val="009E7689"/>
    <w:rsid w:val="009E7D4D"/>
    <w:rsid w:val="009F2B6F"/>
    <w:rsid w:val="009F3832"/>
    <w:rsid w:val="009F6389"/>
    <w:rsid w:val="009F6E33"/>
    <w:rsid w:val="00A00813"/>
    <w:rsid w:val="00A00D2F"/>
    <w:rsid w:val="00A01D08"/>
    <w:rsid w:val="00A15A26"/>
    <w:rsid w:val="00A229E5"/>
    <w:rsid w:val="00A24E54"/>
    <w:rsid w:val="00A2537A"/>
    <w:rsid w:val="00A27896"/>
    <w:rsid w:val="00A32805"/>
    <w:rsid w:val="00A43924"/>
    <w:rsid w:val="00A4596C"/>
    <w:rsid w:val="00A477BC"/>
    <w:rsid w:val="00A56EB5"/>
    <w:rsid w:val="00A6055C"/>
    <w:rsid w:val="00A62B92"/>
    <w:rsid w:val="00A651C2"/>
    <w:rsid w:val="00A71B64"/>
    <w:rsid w:val="00A75F96"/>
    <w:rsid w:val="00A8355C"/>
    <w:rsid w:val="00A85534"/>
    <w:rsid w:val="00A90D2F"/>
    <w:rsid w:val="00A935AF"/>
    <w:rsid w:val="00A94329"/>
    <w:rsid w:val="00AA048F"/>
    <w:rsid w:val="00AA457E"/>
    <w:rsid w:val="00AA66C0"/>
    <w:rsid w:val="00AB3194"/>
    <w:rsid w:val="00AB46CB"/>
    <w:rsid w:val="00AB4DDA"/>
    <w:rsid w:val="00AB55F9"/>
    <w:rsid w:val="00AC2051"/>
    <w:rsid w:val="00AC3D74"/>
    <w:rsid w:val="00AC4DCE"/>
    <w:rsid w:val="00AC64B9"/>
    <w:rsid w:val="00AC7348"/>
    <w:rsid w:val="00AD1516"/>
    <w:rsid w:val="00AE0D02"/>
    <w:rsid w:val="00AE618F"/>
    <w:rsid w:val="00AE6972"/>
    <w:rsid w:val="00AF1F93"/>
    <w:rsid w:val="00AF3AF3"/>
    <w:rsid w:val="00B00364"/>
    <w:rsid w:val="00B028B6"/>
    <w:rsid w:val="00B02BDE"/>
    <w:rsid w:val="00B03BA9"/>
    <w:rsid w:val="00B0595F"/>
    <w:rsid w:val="00B204AB"/>
    <w:rsid w:val="00B2180B"/>
    <w:rsid w:val="00B25506"/>
    <w:rsid w:val="00B35E31"/>
    <w:rsid w:val="00B3748C"/>
    <w:rsid w:val="00B43388"/>
    <w:rsid w:val="00B63340"/>
    <w:rsid w:val="00B64CF1"/>
    <w:rsid w:val="00B67291"/>
    <w:rsid w:val="00B67F48"/>
    <w:rsid w:val="00B719AF"/>
    <w:rsid w:val="00B720CE"/>
    <w:rsid w:val="00B80973"/>
    <w:rsid w:val="00B8138A"/>
    <w:rsid w:val="00B83175"/>
    <w:rsid w:val="00B83BF5"/>
    <w:rsid w:val="00B86C96"/>
    <w:rsid w:val="00B921FB"/>
    <w:rsid w:val="00B96838"/>
    <w:rsid w:val="00BA0718"/>
    <w:rsid w:val="00BA64D5"/>
    <w:rsid w:val="00BB1057"/>
    <w:rsid w:val="00BB1B7E"/>
    <w:rsid w:val="00BB413D"/>
    <w:rsid w:val="00BC4F7E"/>
    <w:rsid w:val="00BD6A81"/>
    <w:rsid w:val="00BE0CD9"/>
    <w:rsid w:val="00BE5ADC"/>
    <w:rsid w:val="00BF1707"/>
    <w:rsid w:val="00BF1B37"/>
    <w:rsid w:val="00BF2805"/>
    <w:rsid w:val="00C03B52"/>
    <w:rsid w:val="00C05DA3"/>
    <w:rsid w:val="00C0758A"/>
    <w:rsid w:val="00C114C3"/>
    <w:rsid w:val="00C14B78"/>
    <w:rsid w:val="00C178FA"/>
    <w:rsid w:val="00C21834"/>
    <w:rsid w:val="00C254C0"/>
    <w:rsid w:val="00C313D5"/>
    <w:rsid w:val="00C33BFB"/>
    <w:rsid w:val="00C341B2"/>
    <w:rsid w:val="00C353DD"/>
    <w:rsid w:val="00C40691"/>
    <w:rsid w:val="00C42756"/>
    <w:rsid w:val="00C5376E"/>
    <w:rsid w:val="00C7363B"/>
    <w:rsid w:val="00C771A9"/>
    <w:rsid w:val="00C85726"/>
    <w:rsid w:val="00C9389C"/>
    <w:rsid w:val="00C93B5F"/>
    <w:rsid w:val="00CA1B5D"/>
    <w:rsid w:val="00CA1CE6"/>
    <w:rsid w:val="00CA2197"/>
    <w:rsid w:val="00CA3E0C"/>
    <w:rsid w:val="00CA40F5"/>
    <w:rsid w:val="00CA65F7"/>
    <w:rsid w:val="00CB348E"/>
    <w:rsid w:val="00CB4789"/>
    <w:rsid w:val="00CC2C18"/>
    <w:rsid w:val="00CC4F3F"/>
    <w:rsid w:val="00CC7417"/>
    <w:rsid w:val="00CD13F1"/>
    <w:rsid w:val="00CD31A9"/>
    <w:rsid w:val="00CD4099"/>
    <w:rsid w:val="00CE194C"/>
    <w:rsid w:val="00CE7752"/>
    <w:rsid w:val="00CF29CD"/>
    <w:rsid w:val="00CF3D7A"/>
    <w:rsid w:val="00D009CD"/>
    <w:rsid w:val="00D01933"/>
    <w:rsid w:val="00D02D3C"/>
    <w:rsid w:val="00D075A7"/>
    <w:rsid w:val="00D16147"/>
    <w:rsid w:val="00D23373"/>
    <w:rsid w:val="00D26EBE"/>
    <w:rsid w:val="00D27554"/>
    <w:rsid w:val="00D322B6"/>
    <w:rsid w:val="00D340E7"/>
    <w:rsid w:val="00D37EB1"/>
    <w:rsid w:val="00D417D9"/>
    <w:rsid w:val="00D4302B"/>
    <w:rsid w:val="00D6114E"/>
    <w:rsid w:val="00D61956"/>
    <w:rsid w:val="00D714A4"/>
    <w:rsid w:val="00D76116"/>
    <w:rsid w:val="00D7677F"/>
    <w:rsid w:val="00D807DC"/>
    <w:rsid w:val="00D83C31"/>
    <w:rsid w:val="00D93AB4"/>
    <w:rsid w:val="00D94EF1"/>
    <w:rsid w:val="00D968AA"/>
    <w:rsid w:val="00D96D59"/>
    <w:rsid w:val="00DA6990"/>
    <w:rsid w:val="00DB5898"/>
    <w:rsid w:val="00DB60AA"/>
    <w:rsid w:val="00DB61EB"/>
    <w:rsid w:val="00DB6777"/>
    <w:rsid w:val="00DC451C"/>
    <w:rsid w:val="00DD25AE"/>
    <w:rsid w:val="00DD2C06"/>
    <w:rsid w:val="00DD6389"/>
    <w:rsid w:val="00DD6DC0"/>
    <w:rsid w:val="00DD75E8"/>
    <w:rsid w:val="00DF2965"/>
    <w:rsid w:val="00DF5556"/>
    <w:rsid w:val="00DF55F9"/>
    <w:rsid w:val="00E01FF6"/>
    <w:rsid w:val="00E100EA"/>
    <w:rsid w:val="00E1064E"/>
    <w:rsid w:val="00E117C9"/>
    <w:rsid w:val="00E12CE5"/>
    <w:rsid w:val="00E22965"/>
    <w:rsid w:val="00E33567"/>
    <w:rsid w:val="00E33E35"/>
    <w:rsid w:val="00E45B31"/>
    <w:rsid w:val="00E51976"/>
    <w:rsid w:val="00E552D3"/>
    <w:rsid w:val="00E565C0"/>
    <w:rsid w:val="00E56E26"/>
    <w:rsid w:val="00E656D6"/>
    <w:rsid w:val="00E70D41"/>
    <w:rsid w:val="00E7249F"/>
    <w:rsid w:val="00E74168"/>
    <w:rsid w:val="00E764F2"/>
    <w:rsid w:val="00E810F8"/>
    <w:rsid w:val="00E87F5A"/>
    <w:rsid w:val="00E91037"/>
    <w:rsid w:val="00E91B53"/>
    <w:rsid w:val="00EA2CA7"/>
    <w:rsid w:val="00EB3042"/>
    <w:rsid w:val="00EC50A0"/>
    <w:rsid w:val="00EC5972"/>
    <w:rsid w:val="00EC74EF"/>
    <w:rsid w:val="00ED2140"/>
    <w:rsid w:val="00EE3A74"/>
    <w:rsid w:val="00F01254"/>
    <w:rsid w:val="00F0370E"/>
    <w:rsid w:val="00F206AC"/>
    <w:rsid w:val="00F2213F"/>
    <w:rsid w:val="00F22BB6"/>
    <w:rsid w:val="00F25899"/>
    <w:rsid w:val="00F34C8F"/>
    <w:rsid w:val="00F358B3"/>
    <w:rsid w:val="00F35DDB"/>
    <w:rsid w:val="00F35FFC"/>
    <w:rsid w:val="00F3649E"/>
    <w:rsid w:val="00F4150D"/>
    <w:rsid w:val="00F41E89"/>
    <w:rsid w:val="00F43812"/>
    <w:rsid w:val="00F457A7"/>
    <w:rsid w:val="00F520F7"/>
    <w:rsid w:val="00F52294"/>
    <w:rsid w:val="00F5547A"/>
    <w:rsid w:val="00F65ED2"/>
    <w:rsid w:val="00F67309"/>
    <w:rsid w:val="00F70A01"/>
    <w:rsid w:val="00F7149A"/>
    <w:rsid w:val="00F74307"/>
    <w:rsid w:val="00F75B1D"/>
    <w:rsid w:val="00F829B9"/>
    <w:rsid w:val="00F850EF"/>
    <w:rsid w:val="00F915CF"/>
    <w:rsid w:val="00FD0256"/>
    <w:rsid w:val="00FD1196"/>
    <w:rsid w:val="00FD16DA"/>
    <w:rsid w:val="00FD4523"/>
    <w:rsid w:val="00FD475F"/>
    <w:rsid w:val="00FD58E8"/>
    <w:rsid w:val="00FE20E2"/>
    <w:rsid w:val="00FE3158"/>
    <w:rsid w:val="00FF0A19"/>
    <w:rsid w:val="00FF19B5"/>
    <w:rsid w:val="00FF6DEC"/>
    <w:rsid w:val="00FF7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9DA54"/>
  <w15:docId w15:val="{D52E53B9-AC99-4786-8ACD-51789061F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1587"/>
    <w:pPr>
      <w:spacing w:after="200" w:line="276" w:lineRule="auto"/>
    </w:pPr>
  </w:style>
  <w:style w:type="paragraph" w:styleId="Heading1">
    <w:name w:val="heading 1"/>
    <w:basedOn w:val="Normal"/>
    <w:next w:val="Normal"/>
    <w:link w:val="Heading1Char"/>
    <w:uiPriority w:val="9"/>
    <w:qFormat/>
    <w:rsid w:val="000843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21587"/>
    <w:pPr>
      <w:keepNext/>
      <w:keepLines/>
      <w:spacing w:before="40" w:after="0"/>
      <w:outlineLvl w:val="1"/>
      <w:pPrChange w:id="0" w:author="Steve Cook" w:date="2014-05-30T09:28:00Z">
        <w:pPr>
          <w:keepNext/>
          <w:keepLines/>
          <w:spacing w:before="40" w:line="276" w:lineRule="auto"/>
          <w:outlineLvl w:val="1"/>
        </w:pPr>
      </w:pPrChange>
    </w:pPr>
    <w:rPr>
      <w:rFonts w:asciiTheme="majorHAnsi" w:eastAsiaTheme="majorEastAsia" w:hAnsiTheme="majorHAnsi" w:cstheme="majorBidi"/>
      <w:color w:val="2E74B5" w:themeColor="accent1" w:themeShade="BF"/>
      <w:sz w:val="26"/>
      <w:szCs w:val="26"/>
      <w:rPrChange w:id="0" w:author="Steve Cook" w:date="2014-05-30T09:28:00Z">
        <w:rPr>
          <w:rFonts w:asciiTheme="majorHAnsi" w:eastAsiaTheme="majorEastAsia" w:hAnsiTheme="majorHAnsi" w:cstheme="majorBidi"/>
          <w:color w:val="2E74B5" w:themeColor="accent1" w:themeShade="BF"/>
          <w:sz w:val="26"/>
          <w:szCs w:val="26"/>
          <w:lang w:val="en-US" w:eastAsia="en-US" w:bidi="ar-SA"/>
        </w:rPr>
      </w:rPrChange>
    </w:rPr>
  </w:style>
  <w:style w:type="paragraph" w:styleId="Heading3">
    <w:name w:val="heading 3"/>
    <w:basedOn w:val="Normal"/>
    <w:next w:val="Normal"/>
    <w:link w:val="Heading3Char"/>
    <w:uiPriority w:val="9"/>
    <w:unhideWhenUsed/>
    <w:qFormat/>
    <w:rsid w:val="002812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3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843F2"/>
    <w:pPr>
      <w:spacing w:before="480" w:after="240"/>
      <w:outlineLvl w:val="9"/>
    </w:pPr>
    <w:rPr>
      <w:rFonts w:eastAsiaTheme="minorHAnsi"/>
      <w:b/>
      <w:bCs/>
      <w:sz w:val="28"/>
      <w:szCs w:val="28"/>
      <w:lang w:eastAsia="ja-JP"/>
    </w:rPr>
  </w:style>
  <w:style w:type="paragraph" w:customStyle="1" w:styleId="CoverPage">
    <w:name w:val="Cover Page"/>
    <w:link w:val="CoverPageChar"/>
    <w:qFormat/>
    <w:rsid w:val="000843F2"/>
    <w:pPr>
      <w:spacing w:after="0" w:line="240" w:lineRule="auto"/>
      <w:ind w:right="288"/>
      <w:jc w:val="right"/>
    </w:pPr>
    <w:rPr>
      <w:rFonts w:eastAsia="Times New Roman" w:cstheme="minorHAnsi"/>
      <w:szCs w:val="24"/>
    </w:rPr>
  </w:style>
  <w:style w:type="character" w:customStyle="1" w:styleId="CoverPageChar">
    <w:name w:val="Cover Page Char"/>
    <w:basedOn w:val="DefaultParagraphFont"/>
    <w:link w:val="CoverPage"/>
    <w:rsid w:val="000843F2"/>
    <w:rPr>
      <w:rFonts w:eastAsia="Times New Roman" w:cstheme="minorHAnsi"/>
      <w:szCs w:val="24"/>
    </w:rPr>
  </w:style>
  <w:style w:type="paragraph" w:styleId="TOC1">
    <w:name w:val="toc 1"/>
    <w:basedOn w:val="Normal"/>
    <w:next w:val="Normal"/>
    <w:autoRedefine/>
    <w:uiPriority w:val="39"/>
    <w:unhideWhenUsed/>
    <w:rsid w:val="000843F2"/>
    <w:pPr>
      <w:spacing w:after="100"/>
    </w:pPr>
  </w:style>
  <w:style w:type="character" w:styleId="Hyperlink">
    <w:name w:val="Hyperlink"/>
    <w:basedOn w:val="DefaultParagraphFont"/>
    <w:uiPriority w:val="99"/>
    <w:unhideWhenUsed/>
    <w:rsid w:val="000843F2"/>
    <w:rPr>
      <w:color w:val="0563C1" w:themeColor="hyperlink"/>
      <w:u w:val="single"/>
    </w:rPr>
  </w:style>
  <w:style w:type="character" w:customStyle="1" w:styleId="Heading2Char">
    <w:name w:val="Heading 2 Char"/>
    <w:basedOn w:val="DefaultParagraphFont"/>
    <w:link w:val="Heading2"/>
    <w:uiPriority w:val="9"/>
    <w:rsid w:val="00721587"/>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6777"/>
    <w:pPr>
      <w:spacing w:after="100"/>
      <w:ind w:left="220"/>
    </w:pPr>
  </w:style>
  <w:style w:type="paragraph" w:styleId="ListParagraph">
    <w:name w:val="List Paragraph"/>
    <w:basedOn w:val="Normal"/>
    <w:uiPriority w:val="34"/>
    <w:qFormat/>
    <w:rsid w:val="00DB6777"/>
    <w:pPr>
      <w:ind w:left="720"/>
      <w:contextualSpacing/>
    </w:pPr>
  </w:style>
  <w:style w:type="character" w:customStyle="1" w:styleId="apple-converted-space">
    <w:name w:val="apple-converted-space"/>
    <w:basedOn w:val="DefaultParagraphFont"/>
    <w:rsid w:val="0059583C"/>
  </w:style>
  <w:style w:type="paragraph" w:customStyle="1" w:styleId="Default">
    <w:name w:val="Default"/>
    <w:rsid w:val="00FF7A56"/>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2D1318"/>
    <w:rPr>
      <w:i/>
      <w:iCs/>
    </w:rPr>
  </w:style>
  <w:style w:type="character" w:customStyle="1" w:styleId="Heading3Char">
    <w:name w:val="Heading 3 Char"/>
    <w:basedOn w:val="DefaultParagraphFont"/>
    <w:link w:val="Heading3"/>
    <w:uiPriority w:val="9"/>
    <w:rsid w:val="002812A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812A2"/>
    <w:pPr>
      <w:spacing w:after="100"/>
      <w:ind w:left="440"/>
    </w:pPr>
  </w:style>
  <w:style w:type="paragraph" w:styleId="NormalWeb">
    <w:name w:val="Normal (Web)"/>
    <w:basedOn w:val="Normal"/>
    <w:uiPriority w:val="99"/>
    <w:semiHidden/>
    <w:unhideWhenUsed/>
    <w:rsid w:val="00BE5ADC"/>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A312A"/>
    <w:pPr>
      <w:spacing w:line="240" w:lineRule="auto"/>
    </w:pPr>
    <w:rPr>
      <w:i/>
      <w:iCs/>
      <w:color w:val="44546A" w:themeColor="text2"/>
      <w:sz w:val="18"/>
      <w:szCs w:val="18"/>
    </w:rPr>
  </w:style>
  <w:style w:type="paragraph" w:customStyle="1" w:styleId="JRANormalText">
    <w:name w:val="JRA Normal Text"/>
    <w:basedOn w:val="Normal"/>
    <w:uiPriority w:val="3"/>
    <w:rsid w:val="00B35E31"/>
    <w:pPr>
      <w:widowControl w:val="0"/>
      <w:tabs>
        <w:tab w:val="left" w:pos="1584"/>
      </w:tabs>
      <w:autoSpaceDE w:val="0"/>
      <w:autoSpaceDN w:val="0"/>
      <w:adjustRightInd w:val="0"/>
      <w:spacing w:before="120" w:after="120"/>
      <w:ind w:left="360"/>
      <w:jc w:val="both"/>
    </w:pPr>
    <w:rPr>
      <w:rFonts w:ascii="Souvenir Lt BT" w:eastAsia="Times New Roman" w:hAnsi="Souvenir Lt BT" w:cs="Souvenir Lt BT"/>
      <w:lang w:bidi="en-US"/>
    </w:rPr>
  </w:style>
  <w:style w:type="table" w:styleId="LightShading-Accent1">
    <w:name w:val="Light Shading Accent 1"/>
    <w:basedOn w:val="TableNormal"/>
    <w:uiPriority w:val="60"/>
    <w:rsid w:val="00B35E31"/>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ableofFigures">
    <w:name w:val="table of figures"/>
    <w:basedOn w:val="Normal"/>
    <w:next w:val="Normal"/>
    <w:uiPriority w:val="99"/>
    <w:unhideWhenUsed/>
    <w:rsid w:val="00F01254"/>
    <w:pPr>
      <w:spacing w:after="0"/>
    </w:pPr>
  </w:style>
  <w:style w:type="paragraph" w:styleId="BalloonText">
    <w:name w:val="Balloon Text"/>
    <w:basedOn w:val="Normal"/>
    <w:link w:val="BalloonTextChar"/>
    <w:uiPriority w:val="99"/>
    <w:semiHidden/>
    <w:unhideWhenUsed/>
    <w:rsid w:val="001879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9A6"/>
    <w:rPr>
      <w:rFonts w:ascii="Tahoma" w:hAnsi="Tahoma" w:cs="Tahoma"/>
      <w:sz w:val="16"/>
      <w:szCs w:val="16"/>
    </w:rPr>
  </w:style>
  <w:style w:type="character" w:styleId="CommentReference">
    <w:name w:val="annotation reference"/>
    <w:basedOn w:val="DefaultParagraphFont"/>
    <w:uiPriority w:val="99"/>
    <w:semiHidden/>
    <w:unhideWhenUsed/>
    <w:rsid w:val="003B1AB6"/>
    <w:rPr>
      <w:sz w:val="16"/>
      <w:szCs w:val="16"/>
    </w:rPr>
  </w:style>
  <w:style w:type="paragraph" w:styleId="CommentText">
    <w:name w:val="annotation text"/>
    <w:basedOn w:val="Normal"/>
    <w:link w:val="CommentTextChar"/>
    <w:uiPriority w:val="99"/>
    <w:semiHidden/>
    <w:unhideWhenUsed/>
    <w:rsid w:val="003B1AB6"/>
    <w:pPr>
      <w:spacing w:line="240" w:lineRule="auto"/>
    </w:pPr>
    <w:rPr>
      <w:sz w:val="20"/>
      <w:szCs w:val="20"/>
    </w:rPr>
  </w:style>
  <w:style w:type="character" w:customStyle="1" w:styleId="CommentTextChar">
    <w:name w:val="Comment Text Char"/>
    <w:basedOn w:val="DefaultParagraphFont"/>
    <w:link w:val="CommentText"/>
    <w:uiPriority w:val="99"/>
    <w:semiHidden/>
    <w:rsid w:val="003B1AB6"/>
    <w:rPr>
      <w:sz w:val="20"/>
      <w:szCs w:val="20"/>
    </w:rPr>
  </w:style>
  <w:style w:type="paragraph" w:styleId="CommentSubject">
    <w:name w:val="annotation subject"/>
    <w:basedOn w:val="CommentText"/>
    <w:next w:val="CommentText"/>
    <w:link w:val="CommentSubjectChar"/>
    <w:uiPriority w:val="99"/>
    <w:semiHidden/>
    <w:unhideWhenUsed/>
    <w:rsid w:val="003B1AB6"/>
    <w:rPr>
      <w:b/>
      <w:bCs/>
    </w:rPr>
  </w:style>
  <w:style w:type="character" w:customStyle="1" w:styleId="CommentSubjectChar">
    <w:name w:val="Comment Subject Char"/>
    <w:basedOn w:val="CommentTextChar"/>
    <w:link w:val="CommentSubject"/>
    <w:uiPriority w:val="99"/>
    <w:semiHidden/>
    <w:rsid w:val="003B1AB6"/>
    <w:rPr>
      <w:b/>
      <w:bCs/>
      <w:sz w:val="20"/>
      <w:szCs w:val="20"/>
    </w:rPr>
  </w:style>
  <w:style w:type="table" w:customStyle="1" w:styleId="GridTable4-Accent51">
    <w:name w:val="Grid Table 4 - Accent 51"/>
    <w:basedOn w:val="TableNormal"/>
    <w:next w:val="GridTable4-Accent52"/>
    <w:uiPriority w:val="49"/>
    <w:rsid w:val="001B60F8"/>
    <w:pPr>
      <w:spacing w:after="0" w:line="240" w:lineRule="auto"/>
    </w:pPr>
    <w:rPr>
      <w:rFonts w:ascii="Calibri" w:eastAsia="Calibri" w:hAnsi="Calibri" w:cs="Times New Roman"/>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52">
    <w:name w:val="Grid Table 4 - Accent 52"/>
    <w:basedOn w:val="TableNormal"/>
    <w:uiPriority w:val="49"/>
    <w:rsid w:val="001B60F8"/>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7Colorful-Accent51">
    <w:name w:val="List Table 7 Colorful - Accent 51"/>
    <w:basedOn w:val="TableNormal"/>
    <w:uiPriority w:val="52"/>
    <w:rsid w:val="005F480F"/>
    <w:pPr>
      <w:spacing w:after="0" w:line="240" w:lineRule="auto"/>
    </w:pPr>
    <w:rPr>
      <w:color w:val="2F5496"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A85534"/>
    <w:rPr>
      <w:color w:val="954F72" w:themeColor="followedHyperlink"/>
      <w:u w:val="single"/>
    </w:rPr>
  </w:style>
  <w:style w:type="paragraph" w:styleId="Revision">
    <w:name w:val="Revision"/>
    <w:hidden/>
    <w:uiPriority w:val="99"/>
    <w:semiHidden/>
    <w:rsid w:val="00393F0C"/>
    <w:pPr>
      <w:spacing w:after="0" w:line="240" w:lineRule="auto"/>
    </w:pPr>
  </w:style>
  <w:style w:type="paragraph" w:styleId="FootnoteText">
    <w:name w:val="footnote text"/>
    <w:basedOn w:val="Normal"/>
    <w:link w:val="FootnoteTextChar"/>
    <w:uiPriority w:val="99"/>
    <w:semiHidden/>
    <w:unhideWhenUsed/>
    <w:rsid w:val="00A15A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5A26"/>
    <w:rPr>
      <w:sz w:val="20"/>
      <w:szCs w:val="20"/>
    </w:rPr>
  </w:style>
  <w:style w:type="character" w:styleId="FootnoteReference">
    <w:name w:val="footnote reference"/>
    <w:basedOn w:val="DefaultParagraphFont"/>
    <w:uiPriority w:val="99"/>
    <w:semiHidden/>
    <w:unhideWhenUsed/>
    <w:rsid w:val="00A15A26"/>
    <w:rPr>
      <w:vertAlign w:val="superscript"/>
    </w:rPr>
  </w:style>
  <w:style w:type="paragraph" w:styleId="Header">
    <w:name w:val="header"/>
    <w:basedOn w:val="Normal"/>
    <w:link w:val="HeaderChar"/>
    <w:uiPriority w:val="99"/>
    <w:unhideWhenUsed/>
    <w:rsid w:val="00D43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302B"/>
  </w:style>
  <w:style w:type="paragraph" w:styleId="Footer">
    <w:name w:val="footer"/>
    <w:basedOn w:val="Normal"/>
    <w:link w:val="FooterChar"/>
    <w:uiPriority w:val="99"/>
    <w:unhideWhenUsed/>
    <w:rsid w:val="00D43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3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638">
      <w:bodyDiv w:val="1"/>
      <w:marLeft w:val="0"/>
      <w:marRight w:val="0"/>
      <w:marTop w:val="0"/>
      <w:marBottom w:val="0"/>
      <w:divBdr>
        <w:top w:val="none" w:sz="0" w:space="0" w:color="auto"/>
        <w:left w:val="none" w:sz="0" w:space="0" w:color="auto"/>
        <w:bottom w:val="none" w:sz="0" w:space="0" w:color="auto"/>
        <w:right w:val="none" w:sz="0" w:space="0" w:color="auto"/>
      </w:divBdr>
    </w:div>
    <w:div w:id="363873541">
      <w:bodyDiv w:val="1"/>
      <w:marLeft w:val="0"/>
      <w:marRight w:val="0"/>
      <w:marTop w:val="0"/>
      <w:marBottom w:val="0"/>
      <w:divBdr>
        <w:top w:val="none" w:sz="0" w:space="0" w:color="auto"/>
        <w:left w:val="none" w:sz="0" w:space="0" w:color="auto"/>
        <w:bottom w:val="none" w:sz="0" w:space="0" w:color="auto"/>
        <w:right w:val="none" w:sz="0" w:space="0" w:color="auto"/>
      </w:divBdr>
    </w:div>
    <w:div w:id="376782676">
      <w:bodyDiv w:val="1"/>
      <w:marLeft w:val="0"/>
      <w:marRight w:val="0"/>
      <w:marTop w:val="0"/>
      <w:marBottom w:val="0"/>
      <w:divBdr>
        <w:top w:val="none" w:sz="0" w:space="0" w:color="auto"/>
        <w:left w:val="none" w:sz="0" w:space="0" w:color="auto"/>
        <w:bottom w:val="none" w:sz="0" w:space="0" w:color="auto"/>
        <w:right w:val="none" w:sz="0" w:space="0" w:color="auto"/>
      </w:divBdr>
    </w:div>
    <w:div w:id="666900708">
      <w:bodyDiv w:val="1"/>
      <w:marLeft w:val="0"/>
      <w:marRight w:val="0"/>
      <w:marTop w:val="0"/>
      <w:marBottom w:val="0"/>
      <w:divBdr>
        <w:top w:val="none" w:sz="0" w:space="0" w:color="auto"/>
        <w:left w:val="none" w:sz="0" w:space="0" w:color="auto"/>
        <w:bottom w:val="none" w:sz="0" w:space="0" w:color="auto"/>
        <w:right w:val="none" w:sz="0" w:space="0" w:color="auto"/>
      </w:divBdr>
    </w:div>
    <w:div w:id="1020014823">
      <w:bodyDiv w:val="1"/>
      <w:marLeft w:val="0"/>
      <w:marRight w:val="0"/>
      <w:marTop w:val="0"/>
      <w:marBottom w:val="0"/>
      <w:divBdr>
        <w:top w:val="none" w:sz="0" w:space="0" w:color="auto"/>
        <w:left w:val="none" w:sz="0" w:space="0" w:color="auto"/>
        <w:bottom w:val="none" w:sz="0" w:space="0" w:color="auto"/>
        <w:right w:val="none" w:sz="0" w:space="0" w:color="auto"/>
      </w:divBdr>
    </w:div>
    <w:div w:id="1114833709">
      <w:bodyDiv w:val="1"/>
      <w:marLeft w:val="0"/>
      <w:marRight w:val="0"/>
      <w:marTop w:val="0"/>
      <w:marBottom w:val="0"/>
      <w:divBdr>
        <w:top w:val="none" w:sz="0" w:space="0" w:color="auto"/>
        <w:left w:val="none" w:sz="0" w:space="0" w:color="auto"/>
        <w:bottom w:val="none" w:sz="0" w:space="0" w:color="auto"/>
        <w:right w:val="none" w:sz="0" w:space="0" w:color="auto"/>
      </w:divBdr>
      <w:divsChild>
        <w:div w:id="809515737">
          <w:marLeft w:val="0"/>
          <w:marRight w:val="0"/>
          <w:marTop w:val="0"/>
          <w:marBottom w:val="0"/>
          <w:divBdr>
            <w:top w:val="none" w:sz="0" w:space="0" w:color="auto"/>
            <w:left w:val="none" w:sz="0" w:space="0" w:color="auto"/>
            <w:bottom w:val="none" w:sz="0" w:space="0" w:color="auto"/>
            <w:right w:val="none" w:sz="0" w:space="0" w:color="auto"/>
          </w:divBdr>
        </w:div>
        <w:div w:id="1128281010">
          <w:marLeft w:val="0"/>
          <w:marRight w:val="0"/>
          <w:marTop w:val="0"/>
          <w:marBottom w:val="0"/>
          <w:divBdr>
            <w:top w:val="none" w:sz="0" w:space="0" w:color="auto"/>
            <w:left w:val="none" w:sz="0" w:space="0" w:color="auto"/>
            <w:bottom w:val="none" w:sz="0" w:space="0" w:color="auto"/>
            <w:right w:val="none" w:sz="0" w:space="0" w:color="auto"/>
          </w:divBdr>
        </w:div>
      </w:divsChild>
    </w:div>
    <w:div w:id="1267687197">
      <w:bodyDiv w:val="1"/>
      <w:marLeft w:val="0"/>
      <w:marRight w:val="0"/>
      <w:marTop w:val="0"/>
      <w:marBottom w:val="0"/>
      <w:divBdr>
        <w:top w:val="none" w:sz="0" w:space="0" w:color="auto"/>
        <w:left w:val="none" w:sz="0" w:space="0" w:color="auto"/>
        <w:bottom w:val="none" w:sz="0" w:space="0" w:color="auto"/>
        <w:right w:val="none" w:sz="0" w:space="0" w:color="auto"/>
      </w:divBdr>
    </w:div>
    <w:div w:id="1789853852">
      <w:bodyDiv w:val="1"/>
      <w:marLeft w:val="0"/>
      <w:marRight w:val="0"/>
      <w:marTop w:val="0"/>
      <w:marBottom w:val="0"/>
      <w:divBdr>
        <w:top w:val="none" w:sz="0" w:space="0" w:color="auto"/>
        <w:left w:val="none" w:sz="0" w:space="0" w:color="auto"/>
        <w:bottom w:val="none" w:sz="0" w:space="0" w:color="auto"/>
        <w:right w:val="none" w:sz="0" w:space="0" w:color="auto"/>
      </w:divBdr>
    </w:div>
    <w:div w:id="2013485233">
      <w:bodyDiv w:val="1"/>
      <w:marLeft w:val="0"/>
      <w:marRight w:val="0"/>
      <w:marTop w:val="0"/>
      <w:marBottom w:val="0"/>
      <w:divBdr>
        <w:top w:val="none" w:sz="0" w:space="0" w:color="auto"/>
        <w:left w:val="none" w:sz="0" w:space="0" w:color="auto"/>
        <w:bottom w:val="none" w:sz="0" w:space="0" w:color="auto"/>
        <w:right w:val="none" w:sz="0" w:space="0" w:color="auto"/>
      </w:divBdr>
    </w:div>
    <w:div w:id="2047950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C7F24-8767-48DF-94FC-87218851D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14</Pages>
  <Words>3912</Words>
  <Characters>22300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Model Driven</Company>
  <LinksUpToDate>false</LinksUpToDate>
  <CharactersWithSpaces>26160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Todd Seymour</dc:creator>
  <cp:lastModifiedBy>Steve Cook</cp:lastModifiedBy>
  <cp:revision>50</cp:revision>
  <cp:lastPrinted>2014-06-09T13:26:00Z</cp:lastPrinted>
  <dcterms:created xsi:type="dcterms:W3CDTF">2014-05-16T16:06:00Z</dcterms:created>
  <dcterms:modified xsi:type="dcterms:W3CDTF">2014-06-09T14:02:00Z</dcterms:modified>
</cp:coreProperties>
</file>